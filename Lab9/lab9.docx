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47CDB" w:rsidRDefault="00147CDB">
      <w:pPr>
        <w:pStyle w:val="BodyText"/>
      </w:pPr>
    </w:p>
    <w:p w:rsidR="00147CDB" w:rsidRDefault="00147CDB">
      <w:pPr>
        <w:pStyle w:val="BodyText"/>
      </w:pPr>
    </w:p>
    <w:p w:rsidR="00147CDB" w:rsidRDefault="00147CDB">
      <w:pPr>
        <w:pStyle w:val="BodyText"/>
      </w:pPr>
    </w:p>
    <w:p w:rsidR="00147CDB" w:rsidRDefault="00147CDB">
      <w:pPr>
        <w:pStyle w:val="BodyText"/>
      </w:pPr>
    </w:p>
    <w:p w:rsidR="00147CDB" w:rsidRDefault="00147CDB">
      <w:pPr>
        <w:pStyle w:val="BodyText"/>
        <w:spacing w:before="173"/>
      </w:pPr>
    </w:p>
    <w:p w:rsidR="00147CDB" w:rsidRDefault="00000000">
      <w:pPr>
        <w:pStyle w:val="BodyText"/>
        <w:ind w:right="12"/>
        <w:jc w:val="center"/>
      </w:pPr>
      <w:r>
        <w:rPr>
          <w:noProof/>
        </w:rPr>
        <w:drawing>
          <wp:anchor distT="0" distB="0" distL="0" distR="0" simplePos="0" relativeHeight="15728640" behindDoc="0" locked="0" layoutInCell="1" allowOverlap="1">
            <wp:simplePos x="0" y="0"/>
            <wp:positionH relativeFrom="page">
              <wp:posOffset>932315</wp:posOffset>
            </wp:positionH>
            <wp:positionV relativeFrom="paragraph">
              <wp:posOffset>-1022875</wp:posOffset>
            </wp:positionV>
            <wp:extent cx="5727080" cy="913288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080" cy="913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Міністерство</w:t>
      </w:r>
      <w:r>
        <w:rPr>
          <w:spacing w:val="-15"/>
        </w:rPr>
        <w:t xml:space="preserve"> </w:t>
      </w:r>
      <w:r>
        <w:t>освіти</w:t>
      </w:r>
      <w:r>
        <w:rPr>
          <w:spacing w:val="-14"/>
        </w:rPr>
        <w:t xml:space="preserve"> </w:t>
      </w:r>
      <w:r>
        <w:t>та</w:t>
      </w:r>
      <w:r>
        <w:rPr>
          <w:spacing w:val="-14"/>
        </w:rPr>
        <w:t xml:space="preserve"> </w:t>
      </w:r>
      <w:r>
        <w:t>науки</w:t>
      </w:r>
      <w:r>
        <w:rPr>
          <w:spacing w:val="-15"/>
        </w:rPr>
        <w:t xml:space="preserve"> </w:t>
      </w:r>
      <w:r>
        <w:rPr>
          <w:spacing w:val="-2"/>
        </w:rPr>
        <w:t>України</w:t>
      </w:r>
    </w:p>
    <w:p w:rsidR="00147CDB" w:rsidRDefault="00147CDB">
      <w:pPr>
        <w:pStyle w:val="BodyText"/>
        <w:spacing w:before="286"/>
      </w:pPr>
    </w:p>
    <w:p w:rsidR="00147CDB" w:rsidRDefault="00000000">
      <w:pPr>
        <w:pStyle w:val="BodyText"/>
        <w:spacing w:line="360" w:lineRule="auto"/>
        <w:ind w:left="1326" w:right="891" w:firstLine="770"/>
      </w:pPr>
      <w:r>
        <w:t>Національний технічний університет України “Київський</w:t>
      </w:r>
      <w:r>
        <w:rPr>
          <w:spacing w:val="-16"/>
        </w:rPr>
        <w:t xml:space="preserve"> </w:t>
      </w:r>
      <w:r>
        <w:t>політехнічний</w:t>
      </w:r>
      <w:r>
        <w:rPr>
          <w:spacing w:val="-16"/>
        </w:rPr>
        <w:t xml:space="preserve"> </w:t>
      </w:r>
      <w:r>
        <w:t>інститут</w:t>
      </w:r>
      <w:r>
        <w:rPr>
          <w:spacing w:val="-15"/>
        </w:rPr>
        <w:t xml:space="preserve"> </w:t>
      </w:r>
      <w:r>
        <w:t>імені</w:t>
      </w:r>
      <w:r>
        <w:rPr>
          <w:spacing w:val="-16"/>
        </w:rPr>
        <w:t xml:space="preserve"> </w:t>
      </w:r>
      <w:r>
        <w:t>Ігоря</w:t>
      </w:r>
      <w:r>
        <w:rPr>
          <w:spacing w:val="-16"/>
        </w:rPr>
        <w:t xml:space="preserve"> </w:t>
      </w:r>
      <w:r>
        <w:t>Сікорського”</w:t>
      </w:r>
    </w:p>
    <w:p w:rsidR="00147CDB" w:rsidRDefault="00000000">
      <w:pPr>
        <w:pStyle w:val="BodyText"/>
        <w:spacing w:line="720" w:lineRule="auto"/>
        <w:ind w:left="2056" w:right="1808" w:hanging="255"/>
      </w:pPr>
      <w:r>
        <w:t>Факультет</w:t>
      </w:r>
      <w:r>
        <w:rPr>
          <w:spacing w:val="-16"/>
        </w:rPr>
        <w:t xml:space="preserve"> </w:t>
      </w:r>
      <w:r>
        <w:t>інформатики</w:t>
      </w:r>
      <w:r>
        <w:rPr>
          <w:spacing w:val="-16"/>
        </w:rPr>
        <w:t xml:space="preserve"> </w:t>
      </w:r>
      <w:r>
        <w:t>та</w:t>
      </w:r>
      <w:r>
        <w:rPr>
          <w:spacing w:val="-15"/>
        </w:rPr>
        <w:t xml:space="preserve"> </w:t>
      </w:r>
      <w:r>
        <w:t>обчислювальної</w:t>
      </w:r>
      <w:r>
        <w:rPr>
          <w:spacing w:val="-16"/>
        </w:rPr>
        <w:t xml:space="preserve"> </w:t>
      </w:r>
      <w:r>
        <w:t>техніки Кафедра інформатики та програмної інженерії</w:t>
      </w:r>
    </w:p>
    <w:p w:rsidR="00147CDB" w:rsidRDefault="00147CDB">
      <w:pPr>
        <w:pStyle w:val="BodyText"/>
        <w:spacing w:before="140"/>
      </w:pPr>
    </w:p>
    <w:p w:rsidR="00147CDB" w:rsidRDefault="00000000">
      <w:pPr>
        <w:pStyle w:val="Title"/>
      </w:pPr>
      <w:r>
        <w:rPr>
          <w:spacing w:val="-4"/>
        </w:rPr>
        <w:t>ЗВІТ</w:t>
      </w:r>
    </w:p>
    <w:p w:rsidR="00147CDB" w:rsidRPr="00F02252" w:rsidRDefault="00000000">
      <w:pPr>
        <w:pStyle w:val="Title"/>
        <w:spacing w:before="166"/>
        <w:rPr>
          <w:lang w:val="en-US"/>
        </w:rPr>
      </w:pPr>
      <w:r>
        <w:rPr>
          <w:spacing w:val="-2"/>
        </w:rPr>
        <w:t>з</w:t>
      </w:r>
      <w:r>
        <w:rPr>
          <w:spacing w:val="-10"/>
        </w:rPr>
        <w:t xml:space="preserve"> </w:t>
      </w:r>
      <w:r>
        <w:rPr>
          <w:spacing w:val="-2"/>
        </w:rPr>
        <w:t>лабораторної</w:t>
      </w:r>
      <w:r>
        <w:rPr>
          <w:spacing w:val="-9"/>
        </w:rPr>
        <w:t xml:space="preserve"> </w:t>
      </w:r>
      <w:r>
        <w:rPr>
          <w:spacing w:val="-2"/>
        </w:rPr>
        <w:t>роботи</w:t>
      </w:r>
      <w:r>
        <w:rPr>
          <w:spacing w:val="-9"/>
        </w:rPr>
        <w:t xml:space="preserve"> </w:t>
      </w:r>
      <w:r>
        <w:rPr>
          <w:spacing w:val="-5"/>
        </w:rPr>
        <w:t>№</w:t>
      </w:r>
      <w:r w:rsidR="00F02252">
        <w:rPr>
          <w:spacing w:val="-5"/>
          <w:lang w:val="en-US"/>
        </w:rPr>
        <w:t>9</w:t>
      </w:r>
    </w:p>
    <w:p w:rsidR="00147CDB" w:rsidRDefault="00000000">
      <w:pPr>
        <w:spacing w:before="166"/>
        <w:ind w:right="12"/>
        <w:jc w:val="center"/>
        <w:rPr>
          <w:sz w:val="29"/>
        </w:rPr>
      </w:pPr>
      <w:r>
        <w:rPr>
          <w:spacing w:val="-2"/>
          <w:sz w:val="29"/>
        </w:rPr>
        <w:t>з</w:t>
      </w:r>
      <w:r>
        <w:rPr>
          <w:spacing w:val="-7"/>
          <w:sz w:val="29"/>
        </w:rPr>
        <w:t xml:space="preserve"> </w:t>
      </w:r>
      <w:r>
        <w:rPr>
          <w:spacing w:val="-2"/>
          <w:sz w:val="29"/>
        </w:rPr>
        <w:t>дисципліни</w:t>
      </w:r>
      <w:r>
        <w:rPr>
          <w:spacing w:val="-7"/>
          <w:sz w:val="29"/>
        </w:rPr>
        <w:t xml:space="preserve"> </w:t>
      </w:r>
      <w:r>
        <w:rPr>
          <w:spacing w:val="-2"/>
          <w:sz w:val="29"/>
        </w:rPr>
        <w:t>“Мова</w:t>
      </w:r>
      <w:r>
        <w:rPr>
          <w:spacing w:val="-6"/>
          <w:sz w:val="29"/>
        </w:rPr>
        <w:t xml:space="preserve"> </w:t>
      </w:r>
      <w:r>
        <w:rPr>
          <w:spacing w:val="-2"/>
          <w:sz w:val="29"/>
        </w:rPr>
        <w:t>програмування</w:t>
      </w:r>
      <w:r>
        <w:rPr>
          <w:spacing w:val="-7"/>
          <w:sz w:val="29"/>
        </w:rPr>
        <w:t xml:space="preserve"> </w:t>
      </w:r>
      <w:proofErr w:type="spellStart"/>
      <w:r>
        <w:rPr>
          <w:spacing w:val="-2"/>
          <w:sz w:val="29"/>
        </w:rPr>
        <w:t>Java</w:t>
      </w:r>
      <w:proofErr w:type="spellEnd"/>
      <w:r>
        <w:rPr>
          <w:spacing w:val="-2"/>
          <w:sz w:val="29"/>
        </w:rPr>
        <w:t>”</w:t>
      </w:r>
    </w:p>
    <w:p w:rsidR="00147CDB" w:rsidRDefault="00147CDB">
      <w:pPr>
        <w:pStyle w:val="BodyText"/>
        <w:rPr>
          <w:sz w:val="29"/>
        </w:rPr>
      </w:pPr>
    </w:p>
    <w:p w:rsidR="00147CDB" w:rsidRDefault="00147CDB">
      <w:pPr>
        <w:pStyle w:val="BodyText"/>
        <w:rPr>
          <w:sz w:val="29"/>
        </w:rPr>
      </w:pPr>
    </w:p>
    <w:p w:rsidR="00147CDB" w:rsidRDefault="00147CDB">
      <w:pPr>
        <w:pStyle w:val="BodyText"/>
        <w:rPr>
          <w:sz w:val="29"/>
        </w:rPr>
      </w:pPr>
    </w:p>
    <w:p w:rsidR="00147CDB" w:rsidRDefault="00147CDB">
      <w:pPr>
        <w:pStyle w:val="BodyText"/>
        <w:rPr>
          <w:sz w:val="29"/>
        </w:rPr>
      </w:pPr>
    </w:p>
    <w:p w:rsidR="00147CDB" w:rsidRDefault="00147CDB">
      <w:pPr>
        <w:pStyle w:val="BodyText"/>
        <w:rPr>
          <w:sz w:val="29"/>
        </w:rPr>
      </w:pPr>
    </w:p>
    <w:p w:rsidR="00147CDB" w:rsidRDefault="00147CDB">
      <w:pPr>
        <w:pStyle w:val="BodyText"/>
        <w:spacing w:before="164"/>
        <w:rPr>
          <w:sz w:val="29"/>
        </w:rPr>
      </w:pPr>
    </w:p>
    <w:p w:rsidR="00147CDB" w:rsidRDefault="00000000">
      <w:pPr>
        <w:pStyle w:val="Heading1"/>
        <w:ind w:left="21"/>
      </w:pPr>
      <w:r>
        <w:rPr>
          <w:spacing w:val="-2"/>
          <w:u w:val="single"/>
        </w:rPr>
        <w:t>Виконав</w:t>
      </w:r>
      <w:r>
        <w:rPr>
          <w:spacing w:val="-2"/>
        </w:rPr>
        <w:t>:</w:t>
      </w:r>
    </w:p>
    <w:p w:rsidR="00147CDB" w:rsidRDefault="00000000">
      <w:pPr>
        <w:spacing w:before="143" w:line="360" w:lineRule="auto"/>
        <w:ind w:left="21" w:right="6996"/>
        <w:rPr>
          <w:i/>
          <w:sz w:val="25"/>
        </w:rPr>
      </w:pPr>
      <w:r>
        <w:rPr>
          <w:i/>
          <w:sz w:val="25"/>
        </w:rPr>
        <w:t>Студент</w:t>
      </w:r>
      <w:r>
        <w:rPr>
          <w:i/>
          <w:spacing w:val="-16"/>
          <w:sz w:val="25"/>
        </w:rPr>
        <w:t xml:space="preserve"> </w:t>
      </w:r>
      <w:r>
        <w:rPr>
          <w:i/>
          <w:sz w:val="25"/>
        </w:rPr>
        <w:t>3</w:t>
      </w:r>
      <w:r>
        <w:rPr>
          <w:i/>
          <w:spacing w:val="-16"/>
          <w:sz w:val="25"/>
        </w:rPr>
        <w:t xml:space="preserve"> </w:t>
      </w:r>
      <w:r>
        <w:rPr>
          <w:i/>
          <w:sz w:val="25"/>
        </w:rPr>
        <w:t>курсу гр. ІП-33</w:t>
      </w:r>
    </w:p>
    <w:p w:rsidR="00147CDB" w:rsidRDefault="00F02252">
      <w:pPr>
        <w:spacing w:line="286" w:lineRule="exact"/>
        <w:ind w:left="21"/>
        <w:rPr>
          <w:i/>
          <w:sz w:val="25"/>
        </w:rPr>
      </w:pPr>
      <w:r>
        <w:rPr>
          <w:i/>
          <w:spacing w:val="-2"/>
          <w:sz w:val="25"/>
        </w:rPr>
        <w:t>Б</w:t>
      </w:r>
      <w:r>
        <w:rPr>
          <w:i/>
          <w:spacing w:val="-2"/>
          <w:sz w:val="25"/>
          <w:lang w:val="en-US"/>
        </w:rPr>
        <w:t>р</w:t>
      </w:r>
      <w:proofErr w:type="spellStart"/>
      <w:r>
        <w:rPr>
          <w:i/>
          <w:spacing w:val="-2"/>
          <w:sz w:val="25"/>
        </w:rPr>
        <w:t>есків</w:t>
      </w:r>
      <w:proofErr w:type="spellEnd"/>
      <w:r>
        <w:rPr>
          <w:i/>
          <w:spacing w:val="-2"/>
          <w:sz w:val="25"/>
        </w:rPr>
        <w:t xml:space="preserve"> Д</w:t>
      </w:r>
      <w:r w:rsidR="00000000">
        <w:rPr>
          <w:i/>
          <w:spacing w:val="-2"/>
          <w:sz w:val="25"/>
        </w:rPr>
        <w:t>.</w:t>
      </w:r>
      <w:r w:rsidR="00000000">
        <w:rPr>
          <w:i/>
          <w:spacing w:val="-13"/>
          <w:sz w:val="25"/>
        </w:rPr>
        <w:t xml:space="preserve"> </w:t>
      </w:r>
      <w:r>
        <w:rPr>
          <w:i/>
          <w:spacing w:val="-5"/>
          <w:sz w:val="25"/>
        </w:rPr>
        <w:t>А</w:t>
      </w:r>
      <w:r w:rsidR="00000000">
        <w:rPr>
          <w:i/>
          <w:spacing w:val="-5"/>
          <w:sz w:val="25"/>
        </w:rPr>
        <w:t>.</w:t>
      </w:r>
    </w:p>
    <w:p w:rsidR="00147CDB" w:rsidRDefault="00147CDB">
      <w:pPr>
        <w:pStyle w:val="BodyText"/>
        <w:spacing w:before="287"/>
        <w:rPr>
          <w:i/>
        </w:rPr>
      </w:pPr>
    </w:p>
    <w:p w:rsidR="00147CDB" w:rsidRDefault="00000000">
      <w:pPr>
        <w:pStyle w:val="Heading1"/>
        <w:ind w:left="21"/>
      </w:pPr>
      <w:r>
        <w:rPr>
          <w:spacing w:val="-2"/>
          <w:u w:val="single"/>
        </w:rPr>
        <w:t>Перевірив:</w:t>
      </w:r>
    </w:p>
    <w:p w:rsidR="00147CDB" w:rsidRDefault="00000000">
      <w:pPr>
        <w:spacing w:before="143"/>
        <w:ind w:left="21"/>
        <w:rPr>
          <w:i/>
          <w:sz w:val="25"/>
        </w:rPr>
      </w:pPr>
      <w:r>
        <w:rPr>
          <w:i/>
          <w:sz w:val="25"/>
        </w:rPr>
        <w:t>Лесик</w:t>
      </w:r>
      <w:r>
        <w:rPr>
          <w:i/>
          <w:spacing w:val="-10"/>
          <w:sz w:val="25"/>
        </w:rPr>
        <w:t xml:space="preserve"> </w:t>
      </w:r>
      <w:r>
        <w:rPr>
          <w:i/>
          <w:sz w:val="25"/>
        </w:rPr>
        <w:t>В.</w:t>
      </w:r>
      <w:r>
        <w:rPr>
          <w:i/>
          <w:spacing w:val="-9"/>
          <w:sz w:val="25"/>
        </w:rPr>
        <w:t xml:space="preserve"> </w:t>
      </w:r>
      <w:r>
        <w:rPr>
          <w:i/>
          <w:spacing w:val="-5"/>
          <w:sz w:val="25"/>
        </w:rPr>
        <w:t>О.</w:t>
      </w:r>
    </w:p>
    <w:p w:rsidR="00147CDB" w:rsidRDefault="00000000">
      <w:pPr>
        <w:pStyle w:val="BodyText"/>
        <w:spacing w:before="143"/>
        <w:ind w:left="21"/>
      </w:pPr>
      <w:r>
        <w:rPr>
          <w:spacing w:val="-2"/>
        </w:rPr>
        <w:t>“</w:t>
      </w:r>
      <w:r w:rsidR="00F02252">
        <w:rPr>
          <w:spacing w:val="-2"/>
        </w:rPr>
        <w:t>17</w:t>
      </w:r>
      <w:r>
        <w:rPr>
          <w:spacing w:val="-2"/>
        </w:rPr>
        <w:t>”</w:t>
      </w:r>
      <w:r>
        <w:rPr>
          <w:spacing w:val="-8"/>
        </w:rPr>
        <w:t xml:space="preserve"> </w:t>
      </w:r>
      <w:r w:rsidR="00F02252">
        <w:rPr>
          <w:spacing w:val="-2"/>
        </w:rPr>
        <w:t>листопада</w:t>
      </w:r>
      <w:r>
        <w:rPr>
          <w:spacing w:val="-7"/>
        </w:rPr>
        <w:t xml:space="preserve"> </w:t>
      </w:r>
      <w:r>
        <w:rPr>
          <w:spacing w:val="-4"/>
        </w:rPr>
        <w:t>2025</w:t>
      </w:r>
    </w:p>
    <w:p w:rsidR="00147CDB" w:rsidRDefault="00147CDB">
      <w:pPr>
        <w:pStyle w:val="BodyText"/>
      </w:pPr>
    </w:p>
    <w:p w:rsidR="00147CDB" w:rsidRDefault="00147CDB">
      <w:pPr>
        <w:pStyle w:val="BodyText"/>
      </w:pPr>
    </w:p>
    <w:p w:rsidR="00147CDB" w:rsidRDefault="00147CDB">
      <w:pPr>
        <w:pStyle w:val="BodyText"/>
        <w:spacing w:before="142"/>
      </w:pPr>
    </w:p>
    <w:p w:rsidR="00147CDB" w:rsidRDefault="00000000">
      <w:pPr>
        <w:pStyle w:val="BodyText"/>
        <w:ind w:right="12"/>
        <w:jc w:val="center"/>
      </w:pPr>
      <w:r>
        <w:rPr>
          <w:spacing w:val="-4"/>
        </w:rPr>
        <w:t>2025</w:t>
      </w:r>
    </w:p>
    <w:p w:rsidR="00147CDB" w:rsidRDefault="00147CDB">
      <w:pPr>
        <w:pStyle w:val="BodyText"/>
        <w:jc w:val="center"/>
        <w:sectPr w:rsidR="00147CDB">
          <w:type w:val="continuous"/>
          <w:pgSz w:w="11910" w:h="16840"/>
          <w:pgMar w:top="1460" w:right="1417" w:bottom="280" w:left="1417" w:header="720" w:footer="720" w:gutter="0"/>
          <w:cols w:space="720"/>
        </w:sectPr>
      </w:pPr>
    </w:p>
    <w:p w:rsidR="005A07C9" w:rsidRDefault="00000000" w:rsidP="005A07C9">
      <w:pPr>
        <w:pStyle w:val="Heading1"/>
        <w:spacing w:before="69" w:line="360" w:lineRule="auto"/>
        <w:ind w:right="4"/>
        <w:jc w:val="center"/>
        <w:rPr>
          <w:sz w:val="28"/>
          <w:szCs w:val="28"/>
        </w:rPr>
      </w:pPr>
      <w:r w:rsidRPr="005A07C9">
        <w:rPr>
          <w:rFonts w:hint="cs"/>
          <w:sz w:val="28"/>
          <w:szCs w:val="28"/>
        </w:rPr>
        <w:lastRenderedPageBreak/>
        <w:t>Лабораторна</w:t>
      </w:r>
      <w:r w:rsidRPr="005A07C9">
        <w:rPr>
          <w:rFonts w:hint="cs"/>
          <w:spacing w:val="-16"/>
          <w:sz w:val="28"/>
          <w:szCs w:val="28"/>
        </w:rPr>
        <w:t xml:space="preserve"> </w:t>
      </w:r>
      <w:r w:rsidRPr="005A07C9">
        <w:rPr>
          <w:rFonts w:hint="cs"/>
          <w:sz w:val="28"/>
          <w:szCs w:val="28"/>
        </w:rPr>
        <w:t>робота</w:t>
      </w:r>
      <w:r w:rsidRPr="005A07C9">
        <w:rPr>
          <w:rFonts w:hint="cs"/>
          <w:spacing w:val="-16"/>
          <w:sz w:val="28"/>
          <w:szCs w:val="28"/>
        </w:rPr>
        <w:t xml:space="preserve"> </w:t>
      </w:r>
      <w:r w:rsidRPr="005A07C9">
        <w:rPr>
          <w:rFonts w:hint="cs"/>
          <w:sz w:val="28"/>
          <w:szCs w:val="28"/>
        </w:rPr>
        <w:t>№</w:t>
      </w:r>
      <w:r w:rsidR="00F02252" w:rsidRPr="005A07C9">
        <w:rPr>
          <w:rFonts w:hint="cs"/>
          <w:sz w:val="28"/>
          <w:szCs w:val="28"/>
        </w:rPr>
        <w:t>9</w:t>
      </w:r>
      <w:r w:rsidRPr="005A07C9">
        <w:rPr>
          <w:rFonts w:hint="cs"/>
          <w:sz w:val="28"/>
          <w:szCs w:val="28"/>
        </w:rPr>
        <w:t xml:space="preserve"> </w:t>
      </w:r>
    </w:p>
    <w:p w:rsidR="00147CDB" w:rsidRPr="005A07C9" w:rsidRDefault="00000000" w:rsidP="005A07C9">
      <w:pPr>
        <w:pStyle w:val="Heading1"/>
        <w:spacing w:before="69" w:line="360" w:lineRule="auto"/>
        <w:ind w:right="4"/>
        <w:jc w:val="center"/>
        <w:rPr>
          <w:rFonts w:hint="cs"/>
          <w:sz w:val="28"/>
          <w:szCs w:val="28"/>
        </w:rPr>
      </w:pPr>
      <w:r w:rsidRPr="005A07C9">
        <w:rPr>
          <w:rFonts w:hint="cs"/>
          <w:spacing w:val="-2"/>
          <w:sz w:val="28"/>
          <w:szCs w:val="28"/>
        </w:rPr>
        <w:t>Завдання:</w:t>
      </w:r>
    </w:p>
    <w:p w:rsidR="005A07C9" w:rsidRPr="005A07C9" w:rsidRDefault="005A07C9" w:rsidP="005A07C9">
      <w:pPr>
        <w:pStyle w:val="BodyText"/>
        <w:spacing w:before="286" w:line="360" w:lineRule="auto"/>
        <w:jc w:val="both"/>
        <w:rPr>
          <w:rFonts w:hint="cs"/>
          <w:i/>
          <w:iCs/>
          <w:sz w:val="28"/>
          <w:szCs w:val="28"/>
        </w:rPr>
      </w:pPr>
      <w:proofErr w:type="spellStart"/>
      <w:r w:rsidRPr="005A07C9">
        <w:rPr>
          <w:rFonts w:hint="cs"/>
          <w:i/>
          <w:iCs/>
          <w:sz w:val="28"/>
          <w:szCs w:val="28"/>
        </w:rPr>
        <w:t>Task</w:t>
      </w:r>
      <w:proofErr w:type="spellEnd"/>
      <w:r w:rsidRPr="005A07C9">
        <w:rPr>
          <w:rFonts w:hint="cs"/>
          <w:i/>
          <w:iCs/>
          <w:sz w:val="28"/>
          <w:szCs w:val="28"/>
        </w:rPr>
        <w:t xml:space="preserve"> 1. </w:t>
      </w:r>
      <w:proofErr w:type="spellStart"/>
      <w:r w:rsidRPr="005A07C9">
        <w:rPr>
          <w:rFonts w:hint="cs"/>
          <w:i/>
          <w:iCs/>
          <w:sz w:val="28"/>
          <w:szCs w:val="28"/>
        </w:rPr>
        <w:t>Parallel</w:t>
      </w:r>
      <w:proofErr w:type="spellEnd"/>
      <w:r w:rsidRPr="005A07C9">
        <w:rPr>
          <w:rFonts w:hint="cs"/>
          <w:i/>
          <w:iCs/>
          <w:sz w:val="28"/>
          <w:szCs w:val="28"/>
        </w:rPr>
        <w:t xml:space="preserve"> </w:t>
      </w:r>
      <w:proofErr w:type="spellStart"/>
      <w:r w:rsidRPr="005A07C9">
        <w:rPr>
          <w:rFonts w:hint="cs"/>
          <w:i/>
          <w:iCs/>
          <w:sz w:val="28"/>
          <w:szCs w:val="28"/>
        </w:rPr>
        <w:t>algorithm</w:t>
      </w:r>
      <w:proofErr w:type="spellEnd"/>
      <w:r w:rsidRPr="005A07C9">
        <w:rPr>
          <w:rFonts w:hint="cs"/>
          <w:i/>
          <w:iCs/>
          <w:sz w:val="28"/>
          <w:szCs w:val="28"/>
        </w:rPr>
        <w:t xml:space="preserve"> </w:t>
      </w:r>
      <w:proofErr w:type="spellStart"/>
      <w:r w:rsidRPr="005A07C9">
        <w:rPr>
          <w:rFonts w:hint="cs"/>
          <w:i/>
          <w:iCs/>
          <w:sz w:val="28"/>
          <w:szCs w:val="28"/>
        </w:rPr>
        <w:t>and</w:t>
      </w:r>
      <w:proofErr w:type="spellEnd"/>
      <w:r w:rsidRPr="005A07C9">
        <w:rPr>
          <w:rFonts w:hint="cs"/>
          <w:i/>
          <w:iCs/>
          <w:sz w:val="28"/>
          <w:szCs w:val="28"/>
        </w:rPr>
        <w:t xml:space="preserve"> </w:t>
      </w:r>
      <w:proofErr w:type="spellStart"/>
      <w:r w:rsidRPr="005A07C9">
        <w:rPr>
          <w:rFonts w:hint="cs"/>
          <w:i/>
          <w:iCs/>
          <w:sz w:val="28"/>
          <w:szCs w:val="28"/>
        </w:rPr>
        <w:t>shared</w:t>
      </w:r>
      <w:proofErr w:type="spellEnd"/>
      <w:r w:rsidRPr="005A07C9">
        <w:rPr>
          <w:rFonts w:hint="cs"/>
          <w:i/>
          <w:iCs/>
          <w:sz w:val="28"/>
          <w:szCs w:val="28"/>
        </w:rPr>
        <w:t xml:space="preserve"> </w:t>
      </w:r>
      <w:proofErr w:type="spellStart"/>
      <w:r w:rsidRPr="005A07C9">
        <w:rPr>
          <w:rFonts w:hint="cs"/>
          <w:i/>
          <w:iCs/>
          <w:sz w:val="28"/>
          <w:szCs w:val="28"/>
        </w:rPr>
        <w:t>state</w:t>
      </w:r>
      <w:proofErr w:type="spellEnd"/>
    </w:p>
    <w:p w:rsidR="005A07C9" w:rsidRPr="005A07C9" w:rsidRDefault="005A07C9" w:rsidP="005A07C9">
      <w:pPr>
        <w:pStyle w:val="BodyText"/>
        <w:spacing w:before="286" w:line="360" w:lineRule="auto"/>
        <w:jc w:val="both"/>
        <w:rPr>
          <w:rFonts w:hint="cs"/>
          <w:sz w:val="28"/>
          <w:szCs w:val="28"/>
        </w:rPr>
      </w:pPr>
      <w:r w:rsidRPr="005A07C9">
        <w:rPr>
          <w:rFonts w:hint="cs"/>
          <w:sz w:val="28"/>
          <w:szCs w:val="28"/>
        </w:rPr>
        <w:t>Переказ коштів</w:t>
      </w:r>
    </w:p>
    <w:p w:rsidR="005A07C9" w:rsidRDefault="005A07C9" w:rsidP="005A07C9">
      <w:pPr>
        <w:pStyle w:val="BodyText"/>
        <w:spacing w:before="286" w:line="360" w:lineRule="auto"/>
        <w:jc w:val="both"/>
        <w:rPr>
          <w:sz w:val="28"/>
          <w:szCs w:val="28"/>
        </w:rPr>
      </w:pPr>
      <w:r w:rsidRPr="005A07C9">
        <w:rPr>
          <w:rFonts w:hint="cs"/>
          <w:sz w:val="28"/>
          <w:szCs w:val="28"/>
        </w:rPr>
        <w:t xml:space="preserve">У Вас є клас </w:t>
      </w:r>
      <w:proofErr w:type="spellStart"/>
      <w:r w:rsidRPr="005A07C9">
        <w:rPr>
          <w:rFonts w:hint="cs"/>
          <w:sz w:val="28"/>
          <w:szCs w:val="28"/>
        </w:rPr>
        <w:t>Bank</w:t>
      </w:r>
      <w:proofErr w:type="spellEnd"/>
      <w:r w:rsidRPr="005A07C9">
        <w:rPr>
          <w:rFonts w:hint="cs"/>
          <w:sz w:val="28"/>
          <w:szCs w:val="28"/>
        </w:rPr>
        <w:t xml:space="preserve"> з методом </w:t>
      </w:r>
      <w:proofErr w:type="spellStart"/>
      <w:r w:rsidRPr="005A07C9">
        <w:rPr>
          <w:rFonts w:hint="cs"/>
          <w:sz w:val="28"/>
          <w:szCs w:val="28"/>
        </w:rPr>
        <w:t>transfer</w:t>
      </w:r>
      <w:proofErr w:type="spellEnd"/>
      <w:r w:rsidRPr="005A07C9">
        <w:rPr>
          <w:rFonts w:hint="cs"/>
          <w:sz w:val="28"/>
          <w:szCs w:val="28"/>
        </w:rPr>
        <w:t xml:space="preserve"> () для переказу грошей з одного</w:t>
      </w:r>
      <w:r>
        <w:rPr>
          <w:sz w:val="28"/>
          <w:szCs w:val="28"/>
        </w:rPr>
        <w:t xml:space="preserve"> </w:t>
      </w:r>
      <w:r w:rsidRPr="005A07C9">
        <w:rPr>
          <w:rFonts w:hint="cs"/>
          <w:sz w:val="28"/>
          <w:szCs w:val="28"/>
        </w:rPr>
        <w:t>рахунку на інший в межах банку.</w:t>
      </w:r>
    </w:p>
    <w:p w:rsidR="005A07C9" w:rsidRPr="005A07C9" w:rsidRDefault="005A07C9" w:rsidP="005A07C9">
      <w:pPr>
        <w:widowControl/>
        <w:shd w:val="clear" w:color="auto" w:fill="FFFFFF"/>
        <w:autoSpaceDE/>
        <w:autoSpaceDN/>
        <w:spacing w:line="405" w:lineRule="atLeast"/>
        <w:rPr>
          <w:rFonts w:ascii="Cascadia Code" w:hAnsi="Cascadia Code" w:cs="Cascadia Code"/>
          <w:color w:val="3B3B3B"/>
          <w:sz w:val="25"/>
          <w:szCs w:val="25"/>
          <w:lang w:val="en-UA"/>
        </w:rPr>
      </w:pPr>
      <w:r w:rsidRPr="005A07C9">
        <w:rPr>
          <w:rFonts w:ascii="Cascadia Code" w:hAnsi="Cascadia Code" w:cs="Cascadia Code"/>
          <w:color w:val="0000FF"/>
          <w:sz w:val="25"/>
          <w:szCs w:val="25"/>
          <w:lang w:val="en-UA"/>
        </w:rPr>
        <w:t>public</w:t>
      </w:r>
      <w:r w:rsidRPr="005A07C9">
        <w:rPr>
          <w:rFonts w:ascii="Cascadia Code" w:hAnsi="Cascadia Code" w:cs="Cascadia Code"/>
          <w:color w:val="3B3B3B"/>
          <w:sz w:val="25"/>
          <w:szCs w:val="25"/>
          <w:lang w:val="en-UA"/>
        </w:rPr>
        <w:t xml:space="preserve"> </w:t>
      </w:r>
      <w:r w:rsidRPr="005A07C9">
        <w:rPr>
          <w:rFonts w:ascii="Cascadia Code" w:hAnsi="Cascadia Code" w:cs="Cascadia Code"/>
          <w:color w:val="0000FF"/>
          <w:sz w:val="25"/>
          <w:szCs w:val="25"/>
          <w:lang w:val="en-UA"/>
        </w:rPr>
        <w:t>class</w:t>
      </w:r>
      <w:r w:rsidRPr="005A07C9">
        <w:rPr>
          <w:rFonts w:ascii="Cascadia Code" w:hAnsi="Cascadia Code" w:cs="Cascadia Code"/>
          <w:color w:val="3B3B3B"/>
          <w:sz w:val="25"/>
          <w:szCs w:val="25"/>
          <w:lang w:val="en-UA"/>
        </w:rPr>
        <w:t xml:space="preserve"> </w:t>
      </w:r>
      <w:r w:rsidRPr="005A07C9">
        <w:rPr>
          <w:rFonts w:ascii="Cascadia Code" w:hAnsi="Cascadia Code" w:cs="Cascadia Code"/>
          <w:color w:val="267F99"/>
          <w:sz w:val="25"/>
          <w:szCs w:val="25"/>
          <w:lang w:val="en-UA"/>
        </w:rPr>
        <w:t>Bank</w:t>
      </w:r>
      <w:r w:rsidRPr="005A07C9">
        <w:rPr>
          <w:rFonts w:ascii="Cascadia Code" w:hAnsi="Cascadia Code" w:cs="Cascadia Code"/>
          <w:color w:val="3B3B3B"/>
          <w:sz w:val="25"/>
          <w:szCs w:val="25"/>
          <w:lang w:val="en-UA"/>
        </w:rPr>
        <w:t xml:space="preserve"> {</w:t>
      </w:r>
    </w:p>
    <w:p w:rsidR="005A07C9" w:rsidRPr="005A07C9" w:rsidRDefault="005A07C9" w:rsidP="005A07C9">
      <w:pPr>
        <w:widowControl/>
        <w:shd w:val="clear" w:color="auto" w:fill="FFFFFF"/>
        <w:autoSpaceDE/>
        <w:autoSpaceDN/>
        <w:spacing w:line="405" w:lineRule="atLeast"/>
        <w:rPr>
          <w:rFonts w:ascii="Cascadia Code" w:hAnsi="Cascadia Code" w:cs="Cascadia Code"/>
          <w:color w:val="3B3B3B"/>
          <w:sz w:val="25"/>
          <w:szCs w:val="25"/>
          <w:lang w:val="en-UA"/>
        </w:rPr>
      </w:pPr>
      <w:r w:rsidRPr="005A07C9">
        <w:rPr>
          <w:rFonts w:ascii="Cascadia Code" w:hAnsi="Cascadia Code" w:cs="Cascadia Code"/>
          <w:color w:val="3B3B3B"/>
          <w:sz w:val="25"/>
          <w:szCs w:val="25"/>
          <w:lang w:val="en-UA"/>
        </w:rPr>
        <w:t xml:space="preserve">    </w:t>
      </w:r>
      <w:r w:rsidRPr="005A07C9">
        <w:rPr>
          <w:rFonts w:ascii="Cascadia Code" w:hAnsi="Cascadia Code" w:cs="Cascadia Code"/>
          <w:color w:val="0000FF"/>
          <w:sz w:val="25"/>
          <w:szCs w:val="25"/>
          <w:lang w:val="en-UA"/>
        </w:rPr>
        <w:t>public</w:t>
      </w:r>
      <w:r w:rsidRPr="005A07C9">
        <w:rPr>
          <w:rFonts w:ascii="Cascadia Code" w:hAnsi="Cascadia Code" w:cs="Cascadia Code"/>
          <w:color w:val="3B3B3B"/>
          <w:sz w:val="25"/>
          <w:szCs w:val="25"/>
          <w:lang w:val="en-UA"/>
        </w:rPr>
        <w:t xml:space="preserve"> </w:t>
      </w:r>
      <w:r w:rsidRPr="005A07C9">
        <w:rPr>
          <w:rFonts w:ascii="Cascadia Code" w:hAnsi="Cascadia Code" w:cs="Cascadia Code"/>
          <w:color w:val="267F99"/>
          <w:sz w:val="25"/>
          <w:szCs w:val="25"/>
          <w:lang w:val="en-UA"/>
        </w:rPr>
        <w:t>void</w:t>
      </w:r>
      <w:r w:rsidRPr="005A07C9">
        <w:rPr>
          <w:rFonts w:ascii="Cascadia Code" w:hAnsi="Cascadia Code" w:cs="Cascadia Code"/>
          <w:color w:val="3B3B3B"/>
          <w:sz w:val="25"/>
          <w:szCs w:val="25"/>
          <w:lang w:val="en-UA"/>
        </w:rPr>
        <w:t xml:space="preserve"> </w:t>
      </w:r>
      <w:r w:rsidRPr="005A07C9">
        <w:rPr>
          <w:rFonts w:ascii="Cascadia Code" w:hAnsi="Cascadia Code" w:cs="Cascadia Code"/>
          <w:color w:val="795E26"/>
          <w:sz w:val="25"/>
          <w:szCs w:val="25"/>
          <w:lang w:val="en-UA"/>
        </w:rPr>
        <w:t>transfer</w:t>
      </w:r>
      <w:r w:rsidRPr="005A07C9">
        <w:rPr>
          <w:rFonts w:ascii="Cascadia Code" w:hAnsi="Cascadia Code" w:cs="Cascadia Code"/>
          <w:color w:val="3B3B3B"/>
          <w:sz w:val="25"/>
          <w:szCs w:val="25"/>
          <w:lang w:val="en-UA"/>
        </w:rPr>
        <w:t>(</w:t>
      </w:r>
      <w:r w:rsidRPr="005A07C9">
        <w:rPr>
          <w:rFonts w:ascii="Cascadia Code" w:hAnsi="Cascadia Code" w:cs="Cascadia Code"/>
          <w:color w:val="267F99"/>
          <w:sz w:val="25"/>
          <w:szCs w:val="25"/>
          <w:lang w:val="en-UA"/>
        </w:rPr>
        <w:t>Account</w:t>
      </w:r>
      <w:r w:rsidRPr="005A07C9">
        <w:rPr>
          <w:rFonts w:ascii="Cascadia Code" w:hAnsi="Cascadia Code" w:cs="Cascadia Code"/>
          <w:color w:val="3B3B3B"/>
          <w:sz w:val="25"/>
          <w:szCs w:val="25"/>
          <w:lang w:val="en-UA"/>
        </w:rPr>
        <w:t xml:space="preserve"> </w:t>
      </w:r>
      <w:r w:rsidRPr="005A07C9">
        <w:rPr>
          <w:rFonts w:ascii="Cascadia Code" w:hAnsi="Cascadia Code" w:cs="Cascadia Code"/>
          <w:color w:val="001080"/>
          <w:sz w:val="25"/>
          <w:szCs w:val="25"/>
          <w:lang w:val="en-UA"/>
        </w:rPr>
        <w:t>from</w:t>
      </w:r>
      <w:r w:rsidRPr="005A07C9">
        <w:rPr>
          <w:rFonts w:ascii="Cascadia Code" w:hAnsi="Cascadia Code" w:cs="Cascadia Code"/>
          <w:color w:val="3B3B3B"/>
          <w:sz w:val="25"/>
          <w:szCs w:val="25"/>
          <w:lang w:val="en-UA"/>
        </w:rPr>
        <w:t xml:space="preserve">, </w:t>
      </w:r>
      <w:r w:rsidRPr="005A07C9">
        <w:rPr>
          <w:rFonts w:ascii="Cascadia Code" w:hAnsi="Cascadia Code" w:cs="Cascadia Code"/>
          <w:color w:val="267F99"/>
          <w:sz w:val="25"/>
          <w:szCs w:val="25"/>
          <w:lang w:val="en-UA"/>
        </w:rPr>
        <w:t>Account</w:t>
      </w:r>
      <w:r w:rsidRPr="005A07C9">
        <w:rPr>
          <w:rFonts w:ascii="Cascadia Code" w:hAnsi="Cascadia Code" w:cs="Cascadia Code"/>
          <w:color w:val="3B3B3B"/>
          <w:sz w:val="25"/>
          <w:szCs w:val="25"/>
          <w:lang w:val="en-UA"/>
        </w:rPr>
        <w:t xml:space="preserve"> </w:t>
      </w:r>
      <w:r w:rsidRPr="005A07C9">
        <w:rPr>
          <w:rFonts w:ascii="Cascadia Code" w:hAnsi="Cascadia Code" w:cs="Cascadia Code"/>
          <w:color w:val="001080"/>
          <w:sz w:val="25"/>
          <w:szCs w:val="25"/>
          <w:lang w:val="en-UA"/>
        </w:rPr>
        <w:t>to</w:t>
      </w:r>
      <w:r w:rsidRPr="005A07C9">
        <w:rPr>
          <w:rFonts w:ascii="Cascadia Code" w:hAnsi="Cascadia Code" w:cs="Cascadia Code"/>
          <w:color w:val="3B3B3B"/>
          <w:sz w:val="25"/>
          <w:szCs w:val="25"/>
          <w:lang w:val="en-UA"/>
        </w:rPr>
        <w:t>,</w:t>
      </w:r>
      <w:r w:rsidRPr="005A07C9">
        <w:rPr>
          <w:rFonts w:ascii="Cascadia Code" w:hAnsi="Cascadia Code" w:cs="Cascadia Code"/>
          <w:color w:val="267F99"/>
          <w:sz w:val="25"/>
          <w:szCs w:val="25"/>
          <w:lang w:val="en-UA"/>
        </w:rPr>
        <w:t>int</w:t>
      </w:r>
      <w:r w:rsidRPr="005A07C9">
        <w:rPr>
          <w:rFonts w:ascii="Cascadia Code" w:hAnsi="Cascadia Code" w:cs="Cascadia Code"/>
          <w:color w:val="3B3B3B"/>
          <w:sz w:val="25"/>
          <w:szCs w:val="25"/>
          <w:lang w:val="en-UA"/>
        </w:rPr>
        <w:t xml:space="preserve"> </w:t>
      </w:r>
      <w:r w:rsidRPr="005A07C9">
        <w:rPr>
          <w:rFonts w:ascii="Cascadia Code" w:hAnsi="Cascadia Code" w:cs="Cascadia Code"/>
          <w:color w:val="001080"/>
          <w:sz w:val="25"/>
          <w:szCs w:val="25"/>
          <w:lang w:val="en-UA"/>
        </w:rPr>
        <w:t>amount</w:t>
      </w:r>
      <w:r w:rsidRPr="005A07C9">
        <w:rPr>
          <w:rFonts w:ascii="Cascadia Code" w:hAnsi="Cascadia Code" w:cs="Cascadia Code"/>
          <w:color w:val="3B3B3B"/>
          <w:sz w:val="25"/>
          <w:szCs w:val="25"/>
          <w:lang w:val="en-UA"/>
        </w:rPr>
        <w:t>){</w:t>
      </w:r>
    </w:p>
    <w:p w:rsidR="005A07C9" w:rsidRPr="005A07C9" w:rsidRDefault="005A07C9" w:rsidP="005A07C9">
      <w:pPr>
        <w:widowControl/>
        <w:shd w:val="clear" w:color="auto" w:fill="FFFFFF"/>
        <w:autoSpaceDE/>
        <w:autoSpaceDN/>
        <w:spacing w:line="405" w:lineRule="atLeast"/>
        <w:rPr>
          <w:rFonts w:ascii="Cascadia Code" w:hAnsi="Cascadia Code" w:cs="Cascadia Code"/>
          <w:color w:val="3B3B3B"/>
          <w:sz w:val="25"/>
          <w:szCs w:val="25"/>
          <w:lang w:val="en-UA"/>
        </w:rPr>
      </w:pPr>
      <w:r w:rsidRPr="005A07C9">
        <w:rPr>
          <w:rFonts w:ascii="Cascadia Code" w:hAnsi="Cascadia Code" w:cs="Cascadia Code"/>
          <w:color w:val="3B3B3B"/>
          <w:sz w:val="25"/>
          <w:szCs w:val="25"/>
          <w:lang w:val="en-UA"/>
        </w:rPr>
        <w:t xml:space="preserve">        atomic {</w:t>
      </w:r>
    </w:p>
    <w:p w:rsidR="005A07C9" w:rsidRPr="005A07C9" w:rsidRDefault="005A07C9" w:rsidP="005A07C9">
      <w:pPr>
        <w:widowControl/>
        <w:shd w:val="clear" w:color="auto" w:fill="FFFFFF"/>
        <w:autoSpaceDE/>
        <w:autoSpaceDN/>
        <w:spacing w:line="405" w:lineRule="atLeast"/>
        <w:rPr>
          <w:rFonts w:ascii="Cascadia Code" w:hAnsi="Cascadia Code" w:cs="Cascadia Code"/>
          <w:color w:val="3B3B3B"/>
          <w:sz w:val="25"/>
          <w:szCs w:val="25"/>
          <w:lang w:val="en-UA"/>
        </w:rPr>
      </w:pPr>
      <w:r w:rsidRPr="005A07C9">
        <w:rPr>
          <w:rFonts w:ascii="Cascadia Code" w:hAnsi="Cascadia Code" w:cs="Cascadia Code"/>
          <w:color w:val="3B3B3B"/>
          <w:sz w:val="25"/>
          <w:szCs w:val="25"/>
          <w:lang w:val="en-UA"/>
        </w:rPr>
        <w:t xml:space="preserve">            </w:t>
      </w:r>
      <w:r w:rsidRPr="005A07C9">
        <w:rPr>
          <w:rFonts w:ascii="Cascadia Code" w:hAnsi="Cascadia Code" w:cs="Cascadia Code"/>
          <w:color w:val="001080"/>
          <w:sz w:val="25"/>
          <w:szCs w:val="25"/>
          <w:lang w:val="en-UA"/>
        </w:rPr>
        <w:t>from</w:t>
      </w:r>
      <w:r w:rsidRPr="005A07C9">
        <w:rPr>
          <w:rFonts w:ascii="Cascadia Code" w:hAnsi="Cascadia Code" w:cs="Cascadia Code"/>
          <w:color w:val="3B3B3B"/>
          <w:sz w:val="25"/>
          <w:szCs w:val="25"/>
          <w:lang w:val="en-UA"/>
        </w:rPr>
        <w:t>.</w:t>
      </w:r>
      <w:r w:rsidRPr="005A07C9">
        <w:rPr>
          <w:rFonts w:ascii="Cascadia Code" w:hAnsi="Cascadia Code" w:cs="Cascadia Code"/>
          <w:color w:val="795E26"/>
          <w:sz w:val="25"/>
          <w:szCs w:val="25"/>
          <w:lang w:val="en-UA"/>
        </w:rPr>
        <w:t>withdraw</w:t>
      </w:r>
      <w:r w:rsidRPr="005A07C9">
        <w:rPr>
          <w:rFonts w:ascii="Cascadia Code" w:hAnsi="Cascadia Code" w:cs="Cascadia Code"/>
          <w:color w:val="3B3B3B"/>
          <w:sz w:val="25"/>
          <w:szCs w:val="25"/>
          <w:lang w:val="en-UA"/>
        </w:rPr>
        <w:t>(</w:t>
      </w:r>
      <w:r w:rsidRPr="005A07C9">
        <w:rPr>
          <w:rFonts w:ascii="Cascadia Code" w:hAnsi="Cascadia Code" w:cs="Cascadia Code"/>
          <w:color w:val="001080"/>
          <w:sz w:val="25"/>
          <w:szCs w:val="25"/>
          <w:lang w:val="en-UA"/>
        </w:rPr>
        <w:t>amount</w:t>
      </w:r>
      <w:r w:rsidRPr="005A07C9">
        <w:rPr>
          <w:rFonts w:ascii="Cascadia Code" w:hAnsi="Cascadia Code" w:cs="Cascadia Code"/>
          <w:color w:val="3B3B3B"/>
          <w:sz w:val="25"/>
          <w:szCs w:val="25"/>
          <w:lang w:val="en-UA"/>
        </w:rPr>
        <w:t>);</w:t>
      </w:r>
    </w:p>
    <w:p w:rsidR="005A07C9" w:rsidRPr="005A07C9" w:rsidRDefault="005A07C9" w:rsidP="005A07C9">
      <w:pPr>
        <w:widowControl/>
        <w:shd w:val="clear" w:color="auto" w:fill="FFFFFF"/>
        <w:autoSpaceDE/>
        <w:autoSpaceDN/>
        <w:spacing w:line="405" w:lineRule="atLeast"/>
        <w:rPr>
          <w:rFonts w:ascii="Cascadia Code" w:hAnsi="Cascadia Code" w:cs="Cascadia Code"/>
          <w:color w:val="3B3B3B"/>
          <w:sz w:val="25"/>
          <w:szCs w:val="25"/>
          <w:lang w:val="en-UA"/>
        </w:rPr>
      </w:pPr>
      <w:r w:rsidRPr="005A07C9">
        <w:rPr>
          <w:rFonts w:ascii="Cascadia Code" w:hAnsi="Cascadia Code" w:cs="Cascadia Code"/>
          <w:color w:val="3B3B3B"/>
          <w:sz w:val="25"/>
          <w:szCs w:val="25"/>
          <w:lang w:val="en-UA"/>
        </w:rPr>
        <w:t xml:space="preserve">            </w:t>
      </w:r>
      <w:r w:rsidRPr="005A07C9">
        <w:rPr>
          <w:rFonts w:ascii="Cascadia Code" w:hAnsi="Cascadia Code" w:cs="Cascadia Code"/>
          <w:color w:val="001080"/>
          <w:sz w:val="25"/>
          <w:szCs w:val="25"/>
          <w:lang w:val="en-UA"/>
        </w:rPr>
        <w:t>to</w:t>
      </w:r>
      <w:r w:rsidRPr="005A07C9">
        <w:rPr>
          <w:rFonts w:ascii="Cascadia Code" w:hAnsi="Cascadia Code" w:cs="Cascadia Code"/>
          <w:color w:val="3B3B3B"/>
          <w:sz w:val="25"/>
          <w:szCs w:val="25"/>
          <w:lang w:val="en-UA"/>
        </w:rPr>
        <w:t>.</w:t>
      </w:r>
      <w:r w:rsidRPr="005A07C9">
        <w:rPr>
          <w:rFonts w:ascii="Cascadia Code" w:hAnsi="Cascadia Code" w:cs="Cascadia Code"/>
          <w:color w:val="795E26"/>
          <w:sz w:val="25"/>
          <w:szCs w:val="25"/>
          <w:lang w:val="en-UA"/>
        </w:rPr>
        <w:t>deposit</w:t>
      </w:r>
      <w:r w:rsidRPr="005A07C9">
        <w:rPr>
          <w:rFonts w:ascii="Cascadia Code" w:hAnsi="Cascadia Code" w:cs="Cascadia Code"/>
          <w:color w:val="3B3B3B"/>
          <w:sz w:val="25"/>
          <w:szCs w:val="25"/>
          <w:lang w:val="en-UA"/>
        </w:rPr>
        <w:t>(</w:t>
      </w:r>
      <w:r w:rsidRPr="005A07C9">
        <w:rPr>
          <w:rFonts w:ascii="Cascadia Code" w:hAnsi="Cascadia Code" w:cs="Cascadia Code"/>
          <w:color w:val="001080"/>
          <w:sz w:val="25"/>
          <w:szCs w:val="25"/>
          <w:lang w:val="en-UA"/>
        </w:rPr>
        <w:t>amount</w:t>
      </w:r>
      <w:r w:rsidRPr="005A07C9">
        <w:rPr>
          <w:rFonts w:ascii="Cascadia Code" w:hAnsi="Cascadia Code" w:cs="Cascadia Code"/>
          <w:color w:val="3B3B3B"/>
          <w:sz w:val="25"/>
          <w:szCs w:val="25"/>
          <w:lang w:val="en-UA"/>
        </w:rPr>
        <w:t>);</w:t>
      </w:r>
    </w:p>
    <w:p w:rsidR="005A07C9" w:rsidRPr="005A07C9" w:rsidRDefault="005A07C9" w:rsidP="005A07C9">
      <w:pPr>
        <w:widowControl/>
        <w:shd w:val="clear" w:color="auto" w:fill="FFFFFF"/>
        <w:autoSpaceDE/>
        <w:autoSpaceDN/>
        <w:spacing w:line="405" w:lineRule="atLeast"/>
        <w:rPr>
          <w:rFonts w:ascii="Cascadia Code" w:hAnsi="Cascadia Code" w:cs="Cascadia Code"/>
          <w:color w:val="3B3B3B"/>
          <w:sz w:val="25"/>
          <w:szCs w:val="25"/>
          <w:lang w:val="en-UA"/>
        </w:rPr>
      </w:pPr>
      <w:r w:rsidRPr="005A07C9">
        <w:rPr>
          <w:rFonts w:ascii="Cascadia Code" w:hAnsi="Cascadia Code" w:cs="Cascadia Code"/>
          <w:color w:val="3B3B3B"/>
          <w:sz w:val="25"/>
          <w:szCs w:val="25"/>
          <w:lang w:val="en-UA"/>
        </w:rPr>
        <w:t xml:space="preserve">        }</w:t>
      </w:r>
    </w:p>
    <w:p w:rsidR="005A07C9" w:rsidRPr="005A07C9" w:rsidRDefault="005A07C9" w:rsidP="005A07C9">
      <w:pPr>
        <w:widowControl/>
        <w:shd w:val="clear" w:color="auto" w:fill="FFFFFF"/>
        <w:autoSpaceDE/>
        <w:autoSpaceDN/>
        <w:spacing w:line="405" w:lineRule="atLeast"/>
        <w:rPr>
          <w:rFonts w:ascii="Cascadia Code" w:hAnsi="Cascadia Code" w:cs="Cascadia Code"/>
          <w:color w:val="3B3B3B"/>
          <w:sz w:val="25"/>
          <w:szCs w:val="25"/>
          <w:lang w:val="en-UA"/>
        </w:rPr>
      </w:pPr>
      <w:r w:rsidRPr="005A07C9">
        <w:rPr>
          <w:rFonts w:ascii="Cascadia Code" w:hAnsi="Cascadia Code" w:cs="Cascadia Code"/>
          <w:color w:val="3B3B3B"/>
          <w:sz w:val="25"/>
          <w:szCs w:val="25"/>
          <w:lang w:val="en-UA"/>
        </w:rPr>
        <w:t xml:space="preserve">    }</w:t>
      </w:r>
    </w:p>
    <w:p w:rsidR="005A07C9" w:rsidRPr="005A07C9" w:rsidRDefault="005A07C9" w:rsidP="005A07C9">
      <w:pPr>
        <w:widowControl/>
        <w:shd w:val="clear" w:color="auto" w:fill="FFFFFF"/>
        <w:autoSpaceDE/>
        <w:autoSpaceDN/>
        <w:spacing w:line="405" w:lineRule="atLeast"/>
        <w:rPr>
          <w:rFonts w:ascii="Cascadia Code" w:hAnsi="Cascadia Code" w:cs="Cascadia Code"/>
          <w:color w:val="3B3B3B"/>
          <w:sz w:val="25"/>
          <w:szCs w:val="25"/>
          <w:lang w:val="en-UA"/>
        </w:rPr>
      </w:pPr>
      <w:r w:rsidRPr="005A07C9">
        <w:rPr>
          <w:rFonts w:ascii="Cascadia Code" w:hAnsi="Cascadia Code" w:cs="Cascadia Code"/>
          <w:color w:val="3B3B3B"/>
          <w:sz w:val="25"/>
          <w:szCs w:val="25"/>
          <w:lang w:val="en-UA"/>
        </w:rPr>
        <w:t>}</w:t>
      </w:r>
    </w:p>
    <w:p w:rsidR="005A07C9" w:rsidRPr="005A07C9" w:rsidRDefault="005A07C9" w:rsidP="005A07C9">
      <w:pPr>
        <w:widowControl/>
        <w:shd w:val="clear" w:color="auto" w:fill="FFFFFF"/>
        <w:autoSpaceDE/>
        <w:autoSpaceDN/>
        <w:spacing w:line="405" w:lineRule="atLeast"/>
        <w:rPr>
          <w:rFonts w:ascii="Cascadia Code" w:hAnsi="Cascadia Code" w:cs="Cascadia Code"/>
          <w:color w:val="3B3B3B"/>
          <w:sz w:val="25"/>
          <w:szCs w:val="25"/>
          <w:lang w:val="en-UA"/>
        </w:rPr>
      </w:pPr>
    </w:p>
    <w:p w:rsidR="005A07C9" w:rsidRPr="00937AC4" w:rsidRDefault="005A07C9" w:rsidP="005A07C9">
      <w:pPr>
        <w:pStyle w:val="BodyText"/>
        <w:spacing w:before="286" w:line="360" w:lineRule="auto"/>
        <w:jc w:val="both"/>
        <w:rPr>
          <w:sz w:val="28"/>
          <w:szCs w:val="28"/>
        </w:rPr>
      </w:pPr>
    </w:p>
    <w:p w:rsidR="005A07C9" w:rsidRPr="005A07C9" w:rsidRDefault="005A07C9" w:rsidP="005A07C9">
      <w:pPr>
        <w:pStyle w:val="BodyText"/>
        <w:spacing w:before="286" w:line="360" w:lineRule="auto"/>
        <w:jc w:val="both"/>
        <w:rPr>
          <w:rFonts w:hint="cs"/>
          <w:sz w:val="28"/>
          <w:szCs w:val="28"/>
        </w:rPr>
      </w:pPr>
      <w:r w:rsidRPr="005A07C9">
        <w:rPr>
          <w:rFonts w:hint="cs"/>
          <w:sz w:val="28"/>
          <w:szCs w:val="28"/>
        </w:rPr>
        <w:t xml:space="preserve">На жаль, в </w:t>
      </w:r>
      <w:proofErr w:type="spellStart"/>
      <w:r w:rsidRPr="005A07C9">
        <w:rPr>
          <w:rFonts w:hint="cs"/>
          <w:sz w:val="28"/>
          <w:szCs w:val="28"/>
        </w:rPr>
        <w:t>Java</w:t>
      </w:r>
      <w:proofErr w:type="spellEnd"/>
      <w:r w:rsidRPr="005A07C9">
        <w:rPr>
          <w:rFonts w:hint="cs"/>
          <w:sz w:val="28"/>
          <w:szCs w:val="28"/>
        </w:rPr>
        <w:t xml:space="preserve"> відсутня конструкція типу </w:t>
      </w:r>
      <w:proofErr w:type="spellStart"/>
      <w:r w:rsidRPr="005A07C9">
        <w:rPr>
          <w:rFonts w:hint="cs"/>
          <w:sz w:val="28"/>
          <w:szCs w:val="28"/>
        </w:rPr>
        <w:t>atomic</w:t>
      </w:r>
      <w:proofErr w:type="spellEnd"/>
      <w:r w:rsidRPr="005A07C9">
        <w:rPr>
          <w:rFonts w:hint="cs"/>
          <w:sz w:val="28"/>
          <w:szCs w:val="28"/>
        </w:rPr>
        <w:t xml:space="preserve"> для виконання</w:t>
      </w:r>
      <w:r>
        <w:rPr>
          <w:sz w:val="28"/>
          <w:szCs w:val="28"/>
        </w:rPr>
        <w:t xml:space="preserve"> </w:t>
      </w:r>
      <w:r w:rsidRPr="005A07C9">
        <w:rPr>
          <w:rFonts w:hint="cs"/>
          <w:sz w:val="28"/>
          <w:szCs w:val="28"/>
        </w:rPr>
        <w:t>транзакцій.</w:t>
      </w:r>
      <w:r>
        <w:rPr>
          <w:sz w:val="28"/>
          <w:szCs w:val="28"/>
        </w:rPr>
        <w:t xml:space="preserve"> </w:t>
      </w:r>
      <w:r w:rsidRPr="005A07C9">
        <w:rPr>
          <w:rFonts w:hint="cs"/>
          <w:sz w:val="28"/>
          <w:szCs w:val="28"/>
        </w:rPr>
        <w:t xml:space="preserve">Напишіть свою реалізація тіла методу </w:t>
      </w:r>
      <w:proofErr w:type="spellStart"/>
      <w:r w:rsidRPr="005A07C9">
        <w:rPr>
          <w:rFonts w:hint="cs"/>
          <w:sz w:val="28"/>
          <w:szCs w:val="28"/>
        </w:rPr>
        <w:t>transfer</w:t>
      </w:r>
      <w:proofErr w:type="spellEnd"/>
      <w:r w:rsidRPr="005A07C9">
        <w:rPr>
          <w:rFonts w:hint="cs"/>
          <w:sz w:val="28"/>
          <w:szCs w:val="28"/>
        </w:rPr>
        <w:t>(), яка могла б працювати в</w:t>
      </w:r>
      <w:r>
        <w:rPr>
          <w:sz w:val="28"/>
          <w:szCs w:val="28"/>
        </w:rPr>
        <w:t xml:space="preserve"> </w:t>
      </w:r>
      <w:proofErr w:type="spellStart"/>
      <w:r w:rsidRPr="005A07C9">
        <w:rPr>
          <w:rFonts w:hint="cs"/>
          <w:sz w:val="28"/>
          <w:szCs w:val="28"/>
        </w:rPr>
        <w:t>багатопотоковому</w:t>
      </w:r>
      <w:proofErr w:type="spellEnd"/>
      <w:r w:rsidRPr="005A07C9">
        <w:rPr>
          <w:rFonts w:hint="cs"/>
          <w:sz w:val="28"/>
          <w:szCs w:val="28"/>
        </w:rPr>
        <w:t xml:space="preserve"> середовищі.</w:t>
      </w:r>
      <w:r>
        <w:rPr>
          <w:sz w:val="28"/>
          <w:szCs w:val="28"/>
        </w:rPr>
        <w:t xml:space="preserve"> </w:t>
      </w:r>
      <w:r w:rsidRPr="005A07C9">
        <w:rPr>
          <w:rFonts w:hint="cs"/>
          <w:sz w:val="28"/>
          <w:szCs w:val="28"/>
        </w:rPr>
        <w:t>Під час переказу грошей з рахунку на рахунок, дані рахунки повинні</w:t>
      </w:r>
      <w:r>
        <w:rPr>
          <w:sz w:val="28"/>
          <w:szCs w:val="28"/>
        </w:rPr>
        <w:t xml:space="preserve"> </w:t>
      </w:r>
      <w:r w:rsidRPr="005A07C9">
        <w:rPr>
          <w:rFonts w:hint="cs"/>
          <w:sz w:val="28"/>
          <w:szCs w:val="28"/>
        </w:rPr>
        <w:t xml:space="preserve">блокуватися. Подумайте, як при цьому уникнути </w:t>
      </w:r>
      <w:proofErr w:type="spellStart"/>
      <w:r w:rsidRPr="005A07C9">
        <w:rPr>
          <w:rFonts w:hint="cs"/>
          <w:sz w:val="28"/>
          <w:szCs w:val="28"/>
        </w:rPr>
        <w:t>deadlock-ів</w:t>
      </w:r>
      <w:proofErr w:type="spellEnd"/>
      <w:r w:rsidRPr="005A07C9">
        <w:rPr>
          <w:rFonts w:hint="cs"/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5A07C9">
        <w:rPr>
          <w:rFonts w:hint="cs"/>
          <w:sz w:val="28"/>
          <w:szCs w:val="28"/>
        </w:rPr>
        <w:t xml:space="preserve">Виконайте тестування методу </w:t>
      </w:r>
      <w:proofErr w:type="spellStart"/>
      <w:r w:rsidRPr="005A07C9">
        <w:rPr>
          <w:rFonts w:hint="cs"/>
          <w:sz w:val="28"/>
          <w:szCs w:val="28"/>
        </w:rPr>
        <w:t>transfer</w:t>
      </w:r>
      <w:proofErr w:type="spellEnd"/>
      <w:r w:rsidRPr="005A07C9">
        <w:rPr>
          <w:rFonts w:hint="cs"/>
          <w:sz w:val="28"/>
          <w:szCs w:val="28"/>
        </w:rPr>
        <w:t>(). Для цього:</w:t>
      </w:r>
    </w:p>
    <w:p w:rsidR="005A07C9" w:rsidRDefault="005A07C9" w:rsidP="005A07C9">
      <w:pPr>
        <w:pStyle w:val="BodyText"/>
        <w:numPr>
          <w:ilvl w:val="0"/>
          <w:numId w:val="2"/>
        </w:numPr>
        <w:spacing w:before="286" w:line="360" w:lineRule="auto"/>
        <w:jc w:val="both"/>
        <w:rPr>
          <w:sz w:val="28"/>
          <w:szCs w:val="28"/>
        </w:rPr>
      </w:pPr>
      <w:r w:rsidRPr="005A07C9">
        <w:rPr>
          <w:rFonts w:hint="cs"/>
          <w:sz w:val="28"/>
          <w:szCs w:val="28"/>
        </w:rPr>
        <w:t>Створіть кілька десятків (сотень) рахунків і покладіть на них</w:t>
      </w:r>
      <w:r>
        <w:rPr>
          <w:sz w:val="28"/>
          <w:szCs w:val="28"/>
        </w:rPr>
        <w:t xml:space="preserve"> </w:t>
      </w:r>
      <w:r w:rsidRPr="005A07C9">
        <w:rPr>
          <w:rFonts w:hint="cs"/>
          <w:sz w:val="28"/>
          <w:szCs w:val="28"/>
        </w:rPr>
        <w:t>випадкову кількість грошей</w:t>
      </w:r>
    </w:p>
    <w:p w:rsidR="005A07C9" w:rsidRDefault="005A07C9" w:rsidP="005A07C9">
      <w:pPr>
        <w:pStyle w:val="BodyText"/>
        <w:numPr>
          <w:ilvl w:val="0"/>
          <w:numId w:val="2"/>
        </w:numPr>
        <w:spacing w:before="286" w:line="360" w:lineRule="auto"/>
        <w:jc w:val="both"/>
        <w:rPr>
          <w:sz w:val="28"/>
          <w:szCs w:val="28"/>
        </w:rPr>
      </w:pPr>
      <w:r w:rsidRPr="005A07C9">
        <w:rPr>
          <w:rFonts w:hint="cs"/>
          <w:sz w:val="28"/>
          <w:szCs w:val="28"/>
        </w:rPr>
        <w:t>Підрахуйте скільки всього є грошей (сума грошей на всіх рахунках)</w:t>
      </w:r>
    </w:p>
    <w:p w:rsidR="005A07C9" w:rsidRDefault="005A07C9" w:rsidP="005A07C9">
      <w:pPr>
        <w:pStyle w:val="BodyText"/>
        <w:numPr>
          <w:ilvl w:val="0"/>
          <w:numId w:val="2"/>
        </w:numPr>
        <w:spacing w:before="286" w:line="360" w:lineRule="auto"/>
        <w:jc w:val="both"/>
        <w:rPr>
          <w:sz w:val="28"/>
          <w:szCs w:val="28"/>
        </w:rPr>
      </w:pPr>
      <w:r w:rsidRPr="005A07C9">
        <w:rPr>
          <w:rFonts w:hint="cs"/>
          <w:sz w:val="28"/>
          <w:szCs w:val="28"/>
        </w:rPr>
        <w:t>Запустіть в декількох тисячах потоків одночасний переклад</w:t>
      </w:r>
      <w:r>
        <w:rPr>
          <w:sz w:val="28"/>
          <w:szCs w:val="28"/>
        </w:rPr>
        <w:t xml:space="preserve"> </w:t>
      </w:r>
      <w:r w:rsidRPr="005A07C9">
        <w:rPr>
          <w:rFonts w:hint="cs"/>
          <w:sz w:val="28"/>
          <w:szCs w:val="28"/>
        </w:rPr>
        <w:lastRenderedPageBreak/>
        <w:t>випадкових сум грошей з випадкового рахунку на випадковий</w:t>
      </w:r>
      <w:r>
        <w:rPr>
          <w:sz w:val="28"/>
          <w:szCs w:val="28"/>
        </w:rPr>
        <w:t xml:space="preserve"> </w:t>
      </w:r>
      <w:r w:rsidRPr="005A07C9">
        <w:rPr>
          <w:rFonts w:hint="cs"/>
          <w:sz w:val="28"/>
          <w:szCs w:val="28"/>
        </w:rPr>
        <w:t>рахунок (сума на рахунку не може бути негативною)</w:t>
      </w:r>
    </w:p>
    <w:p w:rsidR="00147CDB" w:rsidRDefault="005A07C9" w:rsidP="005A07C9">
      <w:pPr>
        <w:pStyle w:val="BodyText"/>
        <w:numPr>
          <w:ilvl w:val="0"/>
          <w:numId w:val="2"/>
        </w:numPr>
        <w:spacing w:before="286" w:line="360" w:lineRule="auto"/>
        <w:jc w:val="both"/>
        <w:rPr>
          <w:sz w:val="28"/>
          <w:szCs w:val="28"/>
        </w:rPr>
      </w:pPr>
      <w:r w:rsidRPr="005A07C9">
        <w:rPr>
          <w:rFonts w:hint="cs"/>
          <w:sz w:val="28"/>
          <w:szCs w:val="28"/>
        </w:rPr>
        <w:t>Дочекайтеся закінчення переказів і підрахуйте скільки грошей є всього в</w:t>
      </w:r>
      <w:r>
        <w:rPr>
          <w:sz w:val="28"/>
          <w:szCs w:val="28"/>
        </w:rPr>
        <w:t xml:space="preserve"> </w:t>
      </w:r>
      <w:r w:rsidRPr="005A07C9">
        <w:rPr>
          <w:rFonts w:hint="cs"/>
          <w:sz w:val="28"/>
          <w:szCs w:val="28"/>
        </w:rPr>
        <w:t>банку (сума грошей на всіх рахунках). Сума грошей в банку до перекладів</w:t>
      </w:r>
      <w:r>
        <w:rPr>
          <w:sz w:val="28"/>
          <w:szCs w:val="28"/>
        </w:rPr>
        <w:t xml:space="preserve"> </w:t>
      </w:r>
      <w:r w:rsidRPr="005A07C9">
        <w:rPr>
          <w:rFonts w:hint="cs"/>
          <w:sz w:val="28"/>
          <w:szCs w:val="28"/>
        </w:rPr>
        <w:t>і після, повинні збігатися.</w:t>
      </w:r>
    </w:p>
    <w:p w:rsidR="00937AC4" w:rsidRPr="00937AC4" w:rsidRDefault="00937AC4" w:rsidP="00937AC4">
      <w:pPr>
        <w:pStyle w:val="BodyText"/>
        <w:spacing w:before="286" w:line="360" w:lineRule="auto"/>
        <w:ind w:left="360"/>
        <w:jc w:val="both"/>
        <w:rPr>
          <w:sz w:val="28"/>
          <w:szCs w:val="28"/>
        </w:rPr>
      </w:pPr>
    </w:p>
    <w:p w:rsidR="00147CDB" w:rsidRDefault="00000000" w:rsidP="005A07C9">
      <w:pPr>
        <w:pStyle w:val="Heading1"/>
        <w:spacing w:line="360" w:lineRule="auto"/>
        <w:ind w:right="12"/>
        <w:jc w:val="both"/>
        <w:rPr>
          <w:spacing w:val="-2"/>
          <w:sz w:val="28"/>
          <w:szCs w:val="28"/>
        </w:rPr>
      </w:pPr>
      <w:r w:rsidRPr="005A07C9">
        <w:rPr>
          <w:rFonts w:hint="cs"/>
          <w:spacing w:val="-7"/>
          <w:sz w:val="28"/>
          <w:szCs w:val="28"/>
        </w:rPr>
        <w:t>Код</w:t>
      </w:r>
      <w:r w:rsidRPr="005A07C9">
        <w:rPr>
          <w:rFonts w:hint="cs"/>
          <w:spacing w:val="-6"/>
          <w:sz w:val="28"/>
          <w:szCs w:val="28"/>
        </w:rPr>
        <w:t xml:space="preserve"> </w:t>
      </w:r>
      <w:r w:rsidRPr="005A07C9">
        <w:rPr>
          <w:rFonts w:hint="cs"/>
          <w:spacing w:val="-2"/>
          <w:sz w:val="28"/>
          <w:szCs w:val="28"/>
        </w:rPr>
        <w:t>програми</w:t>
      </w:r>
    </w:p>
    <w:p w:rsidR="005A07C9" w:rsidRPr="005A07C9" w:rsidRDefault="005A07C9" w:rsidP="005A07C9">
      <w:pPr>
        <w:pStyle w:val="Heading1"/>
        <w:spacing w:line="360" w:lineRule="auto"/>
        <w:ind w:right="12"/>
        <w:jc w:val="both"/>
        <w:rPr>
          <w:rFonts w:hint="cs"/>
          <w:sz w:val="28"/>
          <w:szCs w:val="28"/>
        </w:rPr>
      </w:pPr>
    </w:p>
    <w:p w:rsidR="00147CDB" w:rsidRPr="005A07C9" w:rsidRDefault="00000000" w:rsidP="005A07C9">
      <w:pPr>
        <w:pStyle w:val="BodyText"/>
        <w:spacing w:before="1" w:line="360" w:lineRule="auto"/>
        <w:ind w:left="21" w:firstLine="688"/>
        <w:jc w:val="both"/>
        <w:rPr>
          <w:spacing w:val="-1"/>
          <w:sz w:val="28"/>
          <w:szCs w:val="28"/>
        </w:rPr>
      </w:pPr>
      <w:r w:rsidRPr="005A07C9">
        <w:rPr>
          <w:rFonts w:hint="cs"/>
          <w:spacing w:val="-2"/>
          <w:sz w:val="28"/>
          <w:szCs w:val="28"/>
        </w:rPr>
        <w:t>Посилання</w:t>
      </w:r>
      <w:r w:rsidRPr="005A07C9">
        <w:rPr>
          <w:rFonts w:hint="cs"/>
          <w:spacing w:val="-1"/>
          <w:sz w:val="28"/>
          <w:szCs w:val="28"/>
        </w:rPr>
        <w:t xml:space="preserve"> </w:t>
      </w:r>
      <w:r w:rsidRPr="005A07C9">
        <w:rPr>
          <w:rFonts w:hint="cs"/>
          <w:spacing w:val="-2"/>
          <w:sz w:val="28"/>
          <w:szCs w:val="28"/>
        </w:rPr>
        <w:t>на</w:t>
      </w:r>
      <w:r w:rsidR="005A07C9">
        <w:rPr>
          <w:spacing w:val="-1"/>
          <w:sz w:val="28"/>
          <w:szCs w:val="28"/>
        </w:rPr>
        <w:t xml:space="preserve"> </w:t>
      </w:r>
      <w:r w:rsidRPr="005A07C9">
        <w:rPr>
          <w:rFonts w:hint="cs"/>
          <w:spacing w:val="-2"/>
          <w:sz w:val="28"/>
          <w:szCs w:val="28"/>
        </w:rPr>
        <w:t>репозиторій:</w:t>
      </w:r>
      <w:r w:rsidRPr="005A07C9">
        <w:rPr>
          <w:rFonts w:hint="cs"/>
          <w:spacing w:val="-1"/>
          <w:sz w:val="28"/>
          <w:szCs w:val="28"/>
        </w:rPr>
        <w:t xml:space="preserve"> </w:t>
      </w:r>
      <w:hyperlink r:id="rId6" w:history="1">
        <w:r w:rsidR="005A07C9" w:rsidRPr="00937AC4">
          <w:rPr>
            <w:rStyle w:val="Hyperlink"/>
            <w:spacing w:val="-1"/>
            <w:sz w:val="28"/>
            <w:szCs w:val="28"/>
          </w:rPr>
          <w:t>https://github.com/DAVAdjjjan/</w:t>
        </w:r>
        <w:r w:rsidR="00937AC4" w:rsidRPr="00937AC4">
          <w:rPr>
            <w:rStyle w:val="Hyperlink"/>
            <w:spacing w:val="-1"/>
            <w:sz w:val="28"/>
            <w:szCs w:val="28"/>
          </w:rPr>
          <w:t xml:space="preserve"> </w:t>
        </w:r>
        <w:proofErr w:type="spellStart"/>
        <w:r w:rsidR="005A07C9" w:rsidRPr="00937AC4">
          <w:rPr>
            <w:rStyle w:val="Hyperlink"/>
            <w:spacing w:val="-1"/>
            <w:sz w:val="28"/>
            <w:szCs w:val="28"/>
          </w:rPr>
          <w:t>javaassignments</w:t>
        </w:r>
        <w:proofErr w:type="spellEnd"/>
        <w:r w:rsidR="00937AC4" w:rsidRPr="00937AC4">
          <w:rPr>
            <w:rStyle w:val="Hyperlink"/>
            <w:spacing w:val="-1"/>
            <w:sz w:val="28"/>
            <w:szCs w:val="28"/>
          </w:rPr>
          <w:t xml:space="preserve"> </w:t>
        </w:r>
        <w:r w:rsidR="005A07C9" w:rsidRPr="00937AC4">
          <w:rPr>
            <w:rStyle w:val="Hyperlink"/>
            <w:spacing w:val="-1"/>
            <w:sz w:val="28"/>
            <w:szCs w:val="28"/>
          </w:rPr>
          <w:t>/</w:t>
        </w:r>
        <w:proofErr w:type="spellStart"/>
        <w:r w:rsidR="005A07C9" w:rsidRPr="00937AC4">
          <w:rPr>
            <w:rStyle w:val="Hyperlink"/>
            <w:spacing w:val="-1"/>
            <w:sz w:val="28"/>
            <w:szCs w:val="28"/>
          </w:rPr>
          <w:t>tree</w:t>
        </w:r>
        <w:proofErr w:type="spellEnd"/>
        <w:r w:rsidR="005A07C9" w:rsidRPr="00937AC4">
          <w:rPr>
            <w:rStyle w:val="Hyperlink"/>
            <w:spacing w:val="-1"/>
            <w:sz w:val="28"/>
            <w:szCs w:val="28"/>
          </w:rPr>
          <w:t>/</w:t>
        </w:r>
        <w:proofErr w:type="spellStart"/>
        <w:r w:rsidR="005A07C9" w:rsidRPr="00937AC4">
          <w:rPr>
            <w:rStyle w:val="Hyperlink"/>
            <w:spacing w:val="-1"/>
            <w:sz w:val="28"/>
            <w:szCs w:val="28"/>
          </w:rPr>
          <w:t>main</w:t>
        </w:r>
        <w:proofErr w:type="spellEnd"/>
        <w:r w:rsidR="005A07C9" w:rsidRPr="00937AC4">
          <w:rPr>
            <w:rStyle w:val="Hyperlink"/>
            <w:spacing w:val="-1"/>
            <w:sz w:val="28"/>
            <w:szCs w:val="28"/>
          </w:rPr>
          <w:t>/Lab9</w:t>
        </w:r>
      </w:hyperlink>
    </w:p>
    <w:p w:rsidR="00147CDB" w:rsidRPr="005A07C9" w:rsidRDefault="00147CDB" w:rsidP="005A07C9">
      <w:pPr>
        <w:pStyle w:val="BodyText"/>
        <w:spacing w:before="286" w:line="360" w:lineRule="auto"/>
        <w:jc w:val="both"/>
        <w:rPr>
          <w:rFonts w:hint="cs"/>
          <w:sz w:val="28"/>
          <w:szCs w:val="28"/>
        </w:rPr>
      </w:pPr>
    </w:p>
    <w:p w:rsidR="00147CDB" w:rsidRPr="005A07C9" w:rsidRDefault="00000000" w:rsidP="005A07C9">
      <w:pPr>
        <w:pStyle w:val="Heading1"/>
        <w:spacing w:line="360" w:lineRule="auto"/>
        <w:ind w:right="12"/>
        <w:jc w:val="both"/>
        <w:rPr>
          <w:rFonts w:hint="cs"/>
          <w:sz w:val="28"/>
          <w:szCs w:val="28"/>
        </w:rPr>
      </w:pPr>
      <w:r w:rsidRPr="005A07C9">
        <w:rPr>
          <w:rFonts w:hint="cs"/>
          <w:spacing w:val="-4"/>
          <w:sz w:val="28"/>
          <w:szCs w:val="28"/>
        </w:rPr>
        <w:t>Результат роботи</w:t>
      </w:r>
      <w:r w:rsidRPr="005A07C9">
        <w:rPr>
          <w:rFonts w:hint="cs"/>
          <w:spacing w:val="-3"/>
          <w:sz w:val="28"/>
          <w:szCs w:val="28"/>
        </w:rPr>
        <w:t xml:space="preserve"> </w:t>
      </w:r>
      <w:r w:rsidRPr="005A07C9">
        <w:rPr>
          <w:rFonts w:hint="cs"/>
          <w:spacing w:val="-4"/>
          <w:sz w:val="28"/>
          <w:szCs w:val="28"/>
        </w:rPr>
        <w:t>програми</w:t>
      </w:r>
    </w:p>
    <w:p w:rsidR="00147CDB" w:rsidRPr="005A07C9" w:rsidRDefault="00147CDB" w:rsidP="005A07C9">
      <w:pPr>
        <w:pStyle w:val="BodyText"/>
        <w:spacing w:line="360" w:lineRule="auto"/>
        <w:jc w:val="both"/>
        <w:rPr>
          <w:rFonts w:hint="cs"/>
          <w:b/>
          <w:sz w:val="28"/>
          <w:szCs w:val="28"/>
        </w:rPr>
      </w:pPr>
    </w:p>
    <w:p w:rsidR="00147CDB" w:rsidRPr="005A07C9" w:rsidRDefault="00937AC4" w:rsidP="00937AC4">
      <w:pPr>
        <w:pStyle w:val="BodyText"/>
        <w:spacing w:line="360" w:lineRule="auto"/>
        <w:jc w:val="center"/>
        <w:rPr>
          <w:rFonts w:hint="cs"/>
          <w:b/>
          <w:sz w:val="28"/>
          <w:szCs w:val="28"/>
        </w:rPr>
      </w:pPr>
      <w:r w:rsidRPr="00937AC4">
        <w:rPr>
          <w:b/>
          <w:sz w:val="28"/>
          <w:szCs w:val="28"/>
        </w:rPr>
        <w:drawing>
          <wp:inline distT="0" distB="0" distL="0" distR="0" wp14:anchorId="2CBDCCDB" wp14:editId="5BCDE7FB">
            <wp:extent cx="5763260" cy="1579880"/>
            <wp:effectExtent l="0" t="0" r="2540" b="0"/>
            <wp:docPr id="238127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1271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157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CDB" w:rsidRPr="005A07C9" w:rsidRDefault="00147CDB" w:rsidP="005A07C9">
      <w:pPr>
        <w:pStyle w:val="BodyText"/>
        <w:spacing w:line="360" w:lineRule="auto"/>
        <w:jc w:val="both"/>
        <w:rPr>
          <w:rFonts w:hint="cs"/>
          <w:b/>
          <w:sz w:val="28"/>
          <w:szCs w:val="28"/>
        </w:rPr>
      </w:pPr>
    </w:p>
    <w:p w:rsidR="00937AC4" w:rsidRPr="00937AC4" w:rsidRDefault="00937AC4" w:rsidP="005A07C9">
      <w:pPr>
        <w:pStyle w:val="BodyText"/>
        <w:spacing w:line="360" w:lineRule="auto"/>
        <w:ind w:left="21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Висновок: </w:t>
      </w:r>
      <w:r w:rsidRPr="00937AC4">
        <w:rPr>
          <w:rFonts w:hint="cs"/>
          <w:sz w:val="28"/>
          <w:szCs w:val="28"/>
        </w:rPr>
        <w:t xml:space="preserve">У ході лабораторної роботи було реалізовано </w:t>
      </w:r>
      <w:proofErr w:type="spellStart"/>
      <w:r w:rsidRPr="00937AC4">
        <w:rPr>
          <w:rFonts w:hint="cs"/>
          <w:sz w:val="28"/>
          <w:szCs w:val="28"/>
        </w:rPr>
        <w:t>потокобезпечний</w:t>
      </w:r>
      <w:proofErr w:type="spellEnd"/>
      <w:r w:rsidRPr="00937AC4">
        <w:rPr>
          <w:rFonts w:hint="cs"/>
          <w:sz w:val="28"/>
          <w:szCs w:val="28"/>
        </w:rPr>
        <w:t xml:space="preserve"> метод </w:t>
      </w:r>
      <w:proofErr w:type="spellStart"/>
      <w:r w:rsidRPr="00937AC4">
        <w:rPr>
          <w:rStyle w:val="HTMLCode"/>
          <w:rFonts w:ascii="Times New Roman" w:hAnsi="Times New Roman" w:cs="Times New Roman" w:hint="cs"/>
          <w:sz w:val="28"/>
          <w:szCs w:val="28"/>
        </w:rPr>
        <w:t>transfer</w:t>
      </w:r>
      <w:proofErr w:type="spellEnd"/>
      <w:r w:rsidRPr="00937AC4">
        <w:rPr>
          <w:rStyle w:val="HTMLCode"/>
          <w:rFonts w:ascii="Times New Roman" w:hAnsi="Times New Roman" w:cs="Times New Roman" w:hint="cs"/>
          <w:sz w:val="28"/>
          <w:szCs w:val="28"/>
        </w:rPr>
        <w:t>()</w:t>
      </w:r>
      <w:r w:rsidRPr="00937AC4">
        <w:rPr>
          <w:rFonts w:hint="cs"/>
          <w:sz w:val="28"/>
          <w:szCs w:val="28"/>
        </w:rPr>
        <w:t xml:space="preserve"> для переказу коштів між рахунками зі спільним станом, забезпечено </w:t>
      </w:r>
      <w:proofErr w:type="spellStart"/>
      <w:r w:rsidRPr="00937AC4">
        <w:rPr>
          <w:rFonts w:hint="cs"/>
          <w:sz w:val="28"/>
          <w:szCs w:val="28"/>
        </w:rPr>
        <w:t>атомарність</w:t>
      </w:r>
      <w:proofErr w:type="spellEnd"/>
      <w:r w:rsidRPr="00937AC4">
        <w:rPr>
          <w:rFonts w:hint="cs"/>
          <w:sz w:val="28"/>
          <w:szCs w:val="28"/>
        </w:rPr>
        <w:t xml:space="preserve"> операції за допомогою блокування об’єктів рахунків та задано фіксований порядок захоплення </w:t>
      </w:r>
      <w:proofErr w:type="spellStart"/>
      <w:r w:rsidRPr="00937AC4">
        <w:rPr>
          <w:rFonts w:hint="cs"/>
          <w:sz w:val="28"/>
          <w:szCs w:val="28"/>
        </w:rPr>
        <w:t>блокувань</w:t>
      </w:r>
      <w:proofErr w:type="spellEnd"/>
      <w:r w:rsidRPr="00937AC4">
        <w:rPr>
          <w:rFonts w:hint="cs"/>
          <w:sz w:val="28"/>
          <w:szCs w:val="28"/>
        </w:rPr>
        <w:t xml:space="preserve"> для уникнення </w:t>
      </w:r>
      <w:proofErr w:type="spellStart"/>
      <w:r w:rsidRPr="00937AC4">
        <w:rPr>
          <w:rFonts w:hint="cs"/>
          <w:sz w:val="28"/>
          <w:szCs w:val="28"/>
        </w:rPr>
        <w:t>deadlock-ів</w:t>
      </w:r>
      <w:proofErr w:type="spellEnd"/>
      <w:r w:rsidRPr="00937AC4">
        <w:rPr>
          <w:rFonts w:hint="cs"/>
          <w:sz w:val="28"/>
          <w:szCs w:val="28"/>
        </w:rPr>
        <w:t>. Під час тестування з використанням великої кількості потоків і випадкових переказів загальна сума грошей у банку до і після операцій залишилася незмінною, що підтвердило коректність обраної стратегії синхронізації.</w:t>
      </w:r>
    </w:p>
    <w:p w:rsidR="00937AC4" w:rsidDel="00FA68E7" w:rsidRDefault="00937AC4" w:rsidP="005A07C9">
      <w:pPr>
        <w:pStyle w:val="BodyText"/>
        <w:spacing w:line="360" w:lineRule="auto"/>
        <w:ind w:left="21"/>
        <w:jc w:val="both"/>
        <w:rPr>
          <w:del w:id="0" w:author="Anna Chopyk" w:date="2025-11-17T22:29:00Z"/>
          <w:b/>
          <w:sz w:val="28"/>
          <w:szCs w:val="28"/>
        </w:rPr>
      </w:pPr>
    </w:p>
    <w:p w:rsidR="00937AC4" w:rsidRPr="00937AC4" w:rsidDel="00FA68E7" w:rsidRDefault="00937AC4" w:rsidP="00937AC4">
      <w:pPr>
        <w:rPr>
          <w:del w:id="1" w:author="Anna Chopyk" w:date="2025-11-17T22:29:00Z"/>
          <w:rFonts w:hint="cs"/>
          <w:b/>
          <w:sz w:val="28"/>
          <w:szCs w:val="28"/>
        </w:rPr>
        <w:sectPr w:rsidR="00937AC4" w:rsidRPr="00937AC4" w:rsidDel="00FA68E7" w:rsidSect="00937AC4">
          <w:pgSz w:w="11910" w:h="16840"/>
          <w:pgMar w:top="1361" w:right="1418" w:bottom="556" w:left="1418" w:header="720" w:footer="720" w:gutter="0"/>
          <w:cols w:space="720"/>
        </w:sectPr>
      </w:pPr>
    </w:p>
    <w:p w:rsidR="00147CDB" w:rsidRPr="005A07C9" w:rsidRDefault="00147CDB" w:rsidP="005A07C9">
      <w:pPr>
        <w:rPr>
          <w:rFonts w:hint="cs"/>
        </w:rPr>
      </w:pPr>
    </w:p>
    <w:sectPr w:rsidR="00147CDB" w:rsidRPr="005A07C9"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scadia Code">
    <w:panose1 w:val="020B0604020202020204"/>
    <w:charset w:val="00"/>
    <w:family w:val="modern"/>
    <w:pitch w:val="variable"/>
    <w:sig w:usb0="A1002AFF" w:usb1="C200F9FB" w:usb2="0004002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BF70C0"/>
    <w:multiLevelType w:val="hybridMultilevel"/>
    <w:tmpl w:val="68D2C9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260319"/>
    <w:multiLevelType w:val="hybridMultilevel"/>
    <w:tmpl w:val="01BCEEB2"/>
    <w:lvl w:ilvl="0" w:tplc="A4B085A4">
      <w:start w:val="1"/>
      <w:numFmt w:val="lowerLetter"/>
      <w:lvlText w:val="%1."/>
      <w:lvlJc w:val="left"/>
      <w:pPr>
        <w:ind w:left="74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9"/>
        <w:sz w:val="25"/>
        <w:szCs w:val="25"/>
        <w:lang w:val="uk-UA" w:eastAsia="en-US" w:bidi="ar-SA"/>
      </w:rPr>
    </w:lvl>
    <w:lvl w:ilvl="1" w:tplc="7906802A">
      <w:numFmt w:val="bullet"/>
      <w:lvlText w:val="•"/>
      <w:lvlJc w:val="left"/>
      <w:pPr>
        <w:ind w:left="1573" w:hanging="360"/>
      </w:pPr>
      <w:rPr>
        <w:rFonts w:hint="default"/>
        <w:lang w:val="uk-UA" w:eastAsia="en-US" w:bidi="ar-SA"/>
      </w:rPr>
    </w:lvl>
    <w:lvl w:ilvl="2" w:tplc="4468D0AA">
      <w:numFmt w:val="bullet"/>
      <w:lvlText w:val="•"/>
      <w:lvlJc w:val="left"/>
      <w:pPr>
        <w:ind w:left="2406" w:hanging="360"/>
      </w:pPr>
      <w:rPr>
        <w:rFonts w:hint="default"/>
        <w:lang w:val="uk-UA" w:eastAsia="en-US" w:bidi="ar-SA"/>
      </w:rPr>
    </w:lvl>
    <w:lvl w:ilvl="3" w:tplc="871CBD90">
      <w:numFmt w:val="bullet"/>
      <w:lvlText w:val="•"/>
      <w:lvlJc w:val="left"/>
      <w:pPr>
        <w:ind w:left="3239" w:hanging="360"/>
      </w:pPr>
      <w:rPr>
        <w:rFonts w:hint="default"/>
        <w:lang w:val="uk-UA" w:eastAsia="en-US" w:bidi="ar-SA"/>
      </w:rPr>
    </w:lvl>
    <w:lvl w:ilvl="4" w:tplc="D27C870C">
      <w:numFmt w:val="bullet"/>
      <w:lvlText w:val="•"/>
      <w:lvlJc w:val="left"/>
      <w:pPr>
        <w:ind w:left="4072" w:hanging="360"/>
      </w:pPr>
      <w:rPr>
        <w:rFonts w:hint="default"/>
        <w:lang w:val="uk-UA" w:eastAsia="en-US" w:bidi="ar-SA"/>
      </w:rPr>
    </w:lvl>
    <w:lvl w:ilvl="5" w:tplc="36C8FE6E">
      <w:numFmt w:val="bullet"/>
      <w:lvlText w:val="•"/>
      <w:lvlJc w:val="left"/>
      <w:pPr>
        <w:ind w:left="4905" w:hanging="360"/>
      </w:pPr>
      <w:rPr>
        <w:rFonts w:hint="default"/>
        <w:lang w:val="uk-UA" w:eastAsia="en-US" w:bidi="ar-SA"/>
      </w:rPr>
    </w:lvl>
    <w:lvl w:ilvl="6" w:tplc="715C59B2">
      <w:numFmt w:val="bullet"/>
      <w:lvlText w:val="•"/>
      <w:lvlJc w:val="left"/>
      <w:pPr>
        <w:ind w:left="5738" w:hanging="360"/>
      </w:pPr>
      <w:rPr>
        <w:rFonts w:hint="default"/>
        <w:lang w:val="uk-UA" w:eastAsia="en-US" w:bidi="ar-SA"/>
      </w:rPr>
    </w:lvl>
    <w:lvl w:ilvl="7" w:tplc="6D5A874C">
      <w:numFmt w:val="bullet"/>
      <w:lvlText w:val="•"/>
      <w:lvlJc w:val="left"/>
      <w:pPr>
        <w:ind w:left="6572" w:hanging="360"/>
      </w:pPr>
      <w:rPr>
        <w:rFonts w:hint="default"/>
        <w:lang w:val="uk-UA" w:eastAsia="en-US" w:bidi="ar-SA"/>
      </w:rPr>
    </w:lvl>
    <w:lvl w:ilvl="8" w:tplc="F510F334">
      <w:numFmt w:val="bullet"/>
      <w:lvlText w:val="•"/>
      <w:lvlJc w:val="left"/>
      <w:pPr>
        <w:ind w:left="7405" w:hanging="360"/>
      </w:pPr>
      <w:rPr>
        <w:rFonts w:hint="default"/>
        <w:lang w:val="uk-UA" w:eastAsia="en-US" w:bidi="ar-SA"/>
      </w:rPr>
    </w:lvl>
  </w:abstractNum>
  <w:num w:numId="1" w16cid:durableId="1411657041">
    <w:abstractNumId w:val="1"/>
  </w:num>
  <w:num w:numId="2" w16cid:durableId="1197087226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nna Chopyk">
    <w15:presenceInfo w15:providerId="Windows Live" w15:userId="6ec6f3db629b70a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trackRevisions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CDB"/>
    <w:rsid w:val="00147CDB"/>
    <w:rsid w:val="005A07C9"/>
    <w:rsid w:val="00937AC4"/>
    <w:rsid w:val="009C1258"/>
    <w:rsid w:val="00F02252"/>
    <w:rsid w:val="00FA6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DA5F3EE"/>
  <w15:docId w15:val="{92414BFB-FC8C-FC47-9AC9-C29B0405B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uk-UA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5"/>
      <w:szCs w:val="25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5"/>
      <w:szCs w:val="25"/>
    </w:rPr>
  </w:style>
  <w:style w:type="paragraph" w:styleId="Title">
    <w:name w:val="Title"/>
    <w:basedOn w:val="Normal"/>
    <w:uiPriority w:val="10"/>
    <w:qFormat/>
    <w:pPr>
      <w:ind w:right="12"/>
      <w:jc w:val="center"/>
    </w:pPr>
    <w:rPr>
      <w:b/>
      <w:bCs/>
      <w:sz w:val="29"/>
      <w:szCs w:val="29"/>
    </w:rPr>
  </w:style>
  <w:style w:type="paragraph" w:styleId="ListParagraph">
    <w:name w:val="List Paragraph"/>
    <w:basedOn w:val="Normal"/>
    <w:uiPriority w:val="1"/>
    <w:qFormat/>
    <w:pPr>
      <w:spacing w:before="143"/>
      <w:ind w:left="737" w:hanging="357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5A07C9"/>
    <w:rPr>
      <w:rFonts w:ascii="Times New Roman" w:eastAsia="Times New Roman" w:hAnsi="Times New Roman" w:cs="Times New Roman"/>
      <w:sz w:val="25"/>
      <w:szCs w:val="25"/>
      <w:lang w:val="uk-UA"/>
    </w:rPr>
  </w:style>
  <w:style w:type="character" w:styleId="Hyperlink">
    <w:name w:val="Hyperlink"/>
    <w:basedOn w:val="DefaultParagraphFont"/>
    <w:uiPriority w:val="99"/>
    <w:unhideWhenUsed/>
    <w:rsid w:val="00937AC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7AC4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937AC4"/>
    <w:rPr>
      <w:rFonts w:ascii="Courier New" w:eastAsia="Times New Roman" w:hAnsi="Courier New" w:cs="Courier New"/>
      <w:sz w:val="20"/>
      <w:szCs w:val="20"/>
    </w:rPr>
  </w:style>
  <w:style w:type="paragraph" w:styleId="Revision">
    <w:name w:val="Revision"/>
    <w:hidden/>
    <w:uiPriority w:val="99"/>
    <w:semiHidden/>
    <w:rsid w:val="00937AC4"/>
    <w:pPr>
      <w:widowControl/>
      <w:autoSpaceDE/>
      <w:autoSpaceDN/>
    </w:pPr>
    <w:rPr>
      <w:rFonts w:ascii="Times New Roman" w:eastAsia="Times New Roman" w:hAnsi="Times New Roman" w:cs="Times New Roman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03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75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60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12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99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68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96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1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DAVAdjjjan/java-assignments/tree/main/Lab9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353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Copy of Корольчук Олександр ІП-33 - Лабораторна робота №2</vt:lpstr>
    </vt:vector>
  </TitlesOfParts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Copy of Корольчук Олександр ІП-33 - Лабораторна робота №2</dc:title>
  <cp:lastModifiedBy>Anna Chopyk</cp:lastModifiedBy>
  <cp:revision>2</cp:revision>
  <dcterms:created xsi:type="dcterms:W3CDTF">2025-11-17T20:31:00Z</dcterms:created>
  <dcterms:modified xsi:type="dcterms:W3CDTF">2025-11-17T20:31:00Z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2025-11-15T00:00:00Z</vt:filetime>
  </property>
  <property fmtid="{D5CDD505-2E9C-101B-9397-08002B2CF9AE}" pid="3" name="Creator">
    <vt:lpwstr>pdftopdf filter</vt:lpwstr>
  </property>
  <property fmtid="{D5CDD505-2E9C-101B-9397-08002B2CF9AE}" pid="4" name="LastSaved">
    <vt:filetime>2025-11-17T00:00:00Z</vt:filetime>
  </property>
  <property fmtid="{D5CDD505-2E9C-101B-9397-08002B2CF9AE}" pid="5" name="Producer">
    <vt:lpwstr>iOS Version 26.1 (Build 23B85) Quartz PDFContext</vt:lpwstr>
  </property>
</Properties>
</file>